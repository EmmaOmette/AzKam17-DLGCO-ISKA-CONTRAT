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7069B" w14:textId="77777777" w:rsidR="00155CED" w:rsidRPr="005B2469" w:rsidRDefault="00155CED" w:rsidP="00155CED">
      <w:pPr>
        <w:rPr>
          <w:rFonts w:asciiTheme="minorHAnsi" w:hAnsiTheme="minorHAnsi" w:cstheme="minorHAnsi"/>
          <w:sz w:val="24"/>
          <w:lang w:val="fr-FR"/>
        </w:rPr>
      </w:pPr>
      <w:bookmarkStart w:id="0" w:name="_Toc103511704"/>
    </w:p>
    <w:p w14:paraId="6CA9F5A0" w14:textId="77777777" w:rsidR="006545D6" w:rsidRPr="005B2469" w:rsidRDefault="006545D6" w:rsidP="00922FF1">
      <w:pPr>
        <w:spacing w:before="0" w:after="0"/>
        <w:rPr>
          <w:rFonts w:asciiTheme="minorHAnsi" w:hAnsiTheme="minorHAnsi" w:cstheme="minorHAnsi"/>
          <w:bCs/>
          <w:sz w:val="24"/>
          <w:lang w:val="fr-FR"/>
        </w:rPr>
      </w:pPr>
    </w:p>
    <w:p w14:paraId="18597EE2" w14:textId="77777777" w:rsidR="006545D6" w:rsidRPr="005B2469" w:rsidRDefault="006545D6" w:rsidP="00922FF1">
      <w:pPr>
        <w:spacing w:before="0" w:after="0"/>
        <w:rPr>
          <w:rFonts w:asciiTheme="minorHAnsi" w:hAnsiTheme="minorHAnsi" w:cstheme="minorHAnsi"/>
          <w:b/>
          <w:sz w:val="24"/>
          <w:lang w:val="fr-FR"/>
        </w:rPr>
      </w:pPr>
    </w:p>
    <w:p w14:paraId="16F8E936" w14:textId="77777777" w:rsidR="006545D6" w:rsidRPr="005B2469" w:rsidRDefault="006545D6" w:rsidP="00922FF1">
      <w:pPr>
        <w:spacing w:before="0" w:after="0"/>
        <w:rPr>
          <w:rFonts w:asciiTheme="minorHAnsi" w:hAnsiTheme="minorHAnsi" w:cstheme="minorHAnsi"/>
          <w:b/>
          <w:sz w:val="24"/>
          <w:lang w:val="fr-FR"/>
        </w:rPr>
      </w:pPr>
    </w:p>
    <w:p w14:paraId="2EE31B7C" w14:textId="59F0F707" w:rsidR="006545D6" w:rsidRPr="005B2469" w:rsidRDefault="006545D6" w:rsidP="00922FF1">
      <w:pPr>
        <w:spacing w:before="0" w:after="0"/>
        <w:rPr>
          <w:rFonts w:asciiTheme="minorHAnsi" w:hAnsiTheme="minorHAnsi" w:cstheme="minorHAnsi"/>
          <w:b/>
          <w:sz w:val="24"/>
          <w:lang w:val="fr-FR"/>
        </w:rPr>
      </w:pPr>
    </w:p>
    <w:p w14:paraId="0C419CE4" w14:textId="4C2C8608" w:rsidR="006545D6" w:rsidRPr="005B2469" w:rsidRDefault="006545D6" w:rsidP="00922FF1">
      <w:pPr>
        <w:spacing w:before="0" w:after="0"/>
        <w:rPr>
          <w:rFonts w:asciiTheme="minorHAnsi" w:hAnsiTheme="minorHAnsi" w:cstheme="minorHAnsi"/>
          <w:b/>
          <w:sz w:val="24"/>
          <w:lang w:val="fr-FR"/>
        </w:rPr>
      </w:pPr>
    </w:p>
    <w:p w14:paraId="4F872C27" w14:textId="77777777" w:rsidR="00CA7AD0" w:rsidRPr="005B2469" w:rsidRDefault="00CA7AD0" w:rsidP="00CA7AD0">
      <w:pPr>
        <w:rPr>
          <w:rFonts w:asciiTheme="minorHAnsi" w:hAnsiTheme="minorHAnsi" w:cstheme="minorHAnsi"/>
          <w:sz w:val="24"/>
          <w:lang w:val="fr-FR"/>
        </w:rPr>
      </w:pPr>
    </w:p>
    <w:p w14:paraId="23A865AF" w14:textId="26F95ECB" w:rsidR="00155CED" w:rsidRPr="005B2469" w:rsidRDefault="00155CED" w:rsidP="00CA7AD0">
      <w:pPr>
        <w:rPr>
          <w:rFonts w:asciiTheme="minorHAnsi" w:hAnsiTheme="minorHAnsi" w:cstheme="minorHAnsi"/>
          <w:sz w:val="24"/>
          <w:lang w:val="fr-FR"/>
        </w:rPr>
      </w:pPr>
      <w:r w:rsidRPr="005B2469">
        <w:rPr>
          <w:rFonts w:asciiTheme="minorHAnsi" w:hAnsiTheme="minorHAnsi" w:cstheme="minorHAnsi"/>
          <w:sz w:val="24"/>
          <w:lang w:val="fr-FR"/>
        </w:rPr>
        <w:tab/>
      </w:r>
    </w:p>
    <w:p w14:paraId="6EBFB1CE" w14:textId="740BCCC0" w:rsidR="006545D6" w:rsidRPr="005B2469" w:rsidRDefault="006545D6" w:rsidP="00155CED">
      <w:pPr>
        <w:rPr>
          <w:rFonts w:asciiTheme="minorHAnsi" w:hAnsiTheme="minorHAnsi" w:cstheme="minorHAnsi"/>
          <w:sz w:val="24"/>
          <w:lang w:val="fr-FR"/>
        </w:rPr>
      </w:pPr>
    </w:p>
    <w:p w14:paraId="0441E4AA" w14:textId="77777777" w:rsidR="006545D6" w:rsidRPr="005B2469" w:rsidRDefault="006545D6" w:rsidP="00155CED">
      <w:pPr>
        <w:rPr>
          <w:rFonts w:asciiTheme="minorHAnsi" w:hAnsiTheme="minorHAnsi" w:cstheme="minorHAnsi"/>
          <w:sz w:val="24"/>
          <w:lang w:val="fr-FR"/>
        </w:rPr>
      </w:pPr>
    </w:p>
    <w:p w14:paraId="38DAED30" w14:textId="77777777" w:rsidR="006545D6" w:rsidRPr="005B2469" w:rsidRDefault="006545D6" w:rsidP="00155CED">
      <w:pPr>
        <w:rPr>
          <w:rFonts w:asciiTheme="minorHAnsi" w:hAnsiTheme="minorHAnsi" w:cstheme="minorHAnsi"/>
          <w:sz w:val="24"/>
          <w:lang w:val="fr-FR"/>
        </w:rPr>
      </w:pPr>
    </w:p>
    <w:p w14:paraId="03D5BE59" w14:textId="77777777" w:rsidR="006545D6" w:rsidRPr="005B2469" w:rsidRDefault="006545D6" w:rsidP="00155CED">
      <w:pPr>
        <w:rPr>
          <w:rFonts w:asciiTheme="minorHAnsi" w:hAnsiTheme="minorHAnsi" w:cstheme="minorHAnsi"/>
          <w:sz w:val="24"/>
          <w:lang w:val="fr-FR"/>
        </w:rPr>
      </w:pPr>
    </w:p>
    <w:p w14:paraId="619F5A6C" w14:textId="77777777" w:rsidR="006545D6" w:rsidRPr="005B2469" w:rsidRDefault="006545D6" w:rsidP="00155CED">
      <w:pPr>
        <w:rPr>
          <w:rFonts w:asciiTheme="minorHAnsi" w:hAnsiTheme="minorHAnsi" w:cstheme="minorHAnsi"/>
          <w:sz w:val="24"/>
          <w:lang w:val="fr-FR"/>
        </w:rPr>
      </w:pPr>
    </w:p>
    <w:p w14:paraId="39C028B1" w14:textId="77777777" w:rsidR="006545D6" w:rsidRPr="005B2469" w:rsidRDefault="006545D6" w:rsidP="00155CED">
      <w:pPr>
        <w:rPr>
          <w:rFonts w:asciiTheme="minorHAnsi" w:hAnsiTheme="minorHAnsi" w:cstheme="minorHAnsi"/>
          <w:sz w:val="24"/>
          <w:lang w:val="fr-FR"/>
        </w:rPr>
      </w:pPr>
    </w:p>
    <w:p w14:paraId="5A7B279E" w14:textId="77777777" w:rsidR="006545D6" w:rsidRPr="005B2469" w:rsidRDefault="006545D6" w:rsidP="00155CED">
      <w:pPr>
        <w:rPr>
          <w:rFonts w:asciiTheme="minorHAnsi" w:hAnsiTheme="minorHAnsi" w:cstheme="minorHAnsi"/>
          <w:sz w:val="24"/>
          <w:lang w:val="fr-FR"/>
        </w:rPr>
      </w:pPr>
    </w:p>
    <w:p w14:paraId="66A1C926" w14:textId="77777777" w:rsidR="006545D6" w:rsidRPr="005B2469" w:rsidRDefault="006545D6" w:rsidP="00155CED">
      <w:pPr>
        <w:rPr>
          <w:rFonts w:asciiTheme="minorHAnsi" w:hAnsiTheme="minorHAnsi" w:cstheme="minorHAnsi"/>
          <w:sz w:val="24"/>
          <w:lang w:val="fr-FR"/>
        </w:rPr>
      </w:pPr>
    </w:p>
    <w:p w14:paraId="0E340D4E" w14:textId="77777777" w:rsidR="006545D6" w:rsidRPr="005B2469" w:rsidRDefault="006545D6" w:rsidP="006545D6">
      <w:pPr>
        <w:spacing w:line="200" w:lineRule="exact"/>
        <w:rPr>
          <w:rFonts w:asciiTheme="minorHAnsi" w:hAnsiTheme="minorHAnsi" w:cstheme="minorHAnsi"/>
          <w:lang w:val="fr-FR"/>
        </w:rPr>
      </w:pPr>
    </w:p>
    <w:p w14:paraId="784A1633" w14:textId="71209004" w:rsidR="006545D6" w:rsidRPr="005B2469" w:rsidRDefault="006545D6" w:rsidP="006545D6">
      <w:pPr>
        <w:jc w:val="right"/>
        <w:rPr>
          <w:rFonts w:asciiTheme="minorHAnsi" w:hAnsiTheme="minorHAnsi" w:cstheme="minorHAnsi"/>
          <w:sz w:val="24"/>
          <w:lang w:val="fr-FR"/>
        </w:rPr>
      </w:pPr>
    </w:p>
    <w:p w14:paraId="0941E696" w14:textId="4DCE0759" w:rsidR="006545D6" w:rsidRPr="005B2469" w:rsidRDefault="006545D6" w:rsidP="006545D6">
      <w:pPr>
        <w:jc w:val="right"/>
        <w:rPr>
          <w:rFonts w:asciiTheme="minorHAnsi" w:hAnsiTheme="minorHAnsi" w:cstheme="minorHAnsi"/>
          <w:sz w:val="24"/>
          <w:lang w:val="fr-FR"/>
        </w:rPr>
      </w:pPr>
    </w:p>
    <w:p w14:paraId="73FCCB21" w14:textId="398FC447" w:rsidR="006545D6" w:rsidRPr="004A6A7E" w:rsidRDefault="006545D6" w:rsidP="00B9548B">
      <w:pPr>
        <w:pStyle w:val="Titre1"/>
        <w:jc w:val="center"/>
        <w:rPr>
          <w:rStyle w:val="lev"/>
          <w:rFonts w:asciiTheme="minorHAnsi" w:hAnsiTheme="minorHAnsi" w:cstheme="minorHAnsi"/>
          <w:b/>
          <w:bCs w:val="0"/>
          <w:u w:val="single"/>
          <w:lang w:val="fr-FR"/>
        </w:rPr>
      </w:pPr>
      <w:bookmarkStart w:id="1" w:name="_Toc46244142"/>
      <w:r w:rsidRPr="004A6A7E">
        <w:rPr>
          <w:rStyle w:val="lev"/>
          <w:rFonts w:asciiTheme="minorHAnsi" w:hAnsiTheme="minorHAnsi" w:cstheme="minorHAnsi"/>
          <w:b/>
          <w:bCs w:val="0"/>
          <w:u w:val="single"/>
          <w:lang w:val="fr-FR"/>
        </w:rPr>
        <w:t>SOMMAIRE</w:t>
      </w:r>
      <w:bookmarkEnd w:id="1"/>
    </w:p>
    <w:p w14:paraId="3A2164A2" w14:textId="77777777" w:rsidR="006545D6" w:rsidRPr="005B2469" w:rsidRDefault="006545D6" w:rsidP="006545D6">
      <w:pPr>
        <w:pBdr>
          <w:between w:val="single" w:sz="4" w:space="1" w:color="auto"/>
        </w:pBdr>
        <w:tabs>
          <w:tab w:val="left" w:pos="350"/>
        </w:tabs>
        <w:rPr>
          <w:rStyle w:val="lev"/>
          <w:rFonts w:asciiTheme="minorHAnsi" w:hAnsiTheme="minorHAnsi" w:cstheme="minorHAnsi"/>
          <w:lang w:val="fr-FR"/>
        </w:rPr>
      </w:pPr>
    </w:p>
    <w:bookmarkEnd w:id="0"/>
    <w:p w14:paraId="0E916D1C" w14:textId="7132EE80" w:rsidR="006545D6" w:rsidRPr="005B2469" w:rsidRDefault="006545D6" w:rsidP="006545D6">
      <w:pPr>
        <w:jc w:val="right"/>
        <w:rPr>
          <w:rFonts w:asciiTheme="minorHAnsi" w:hAnsiTheme="minorHAnsi" w:cstheme="minorHAnsi"/>
          <w:sz w:val="24"/>
          <w:lang w:val="fr-FR"/>
        </w:rPr>
      </w:pPr>
    </w:p>
    <w:p w14:paraId="49F48E73" w14:textId="4609A59F" w:rsidR="006545D6" w:rsidRPr="005B2469" w:rsidRDefault="006545D6" w:rsidP="006545D6">
      <w:pPr>
        <w:rPr>
          <w:rFonts w:asciiTheme="minorHAnsi" w:hAnsiTheme="minorHAnsi" w:cstheme="minorHAnsi"/>
          <w:sz w:val="24"/>
          <w:lang w:val="fr-FR"/>
        </w:rPr>
      </w:pPr>
    </w:p>
    <w:p w14:paraId="10EF3667" w14:textId="7C580BF8" w:rsidR="008C08D4" w:rsidRPr="00B26D8F" w:rsidRDefault="008C08D4">
      <w:pPr>
        <w:pStyle w:val="TM1"/>
        <w:tabs>
          <w:tab w:val="right" w:leader="dot" w:pos="9629"/>
        </w:tabs>
        <w:rPr>
          <w:rFonts w:asciiTheme="minorHAnsi" w:hAnsiTheme="minorHAnsi" w:cstheme="minorHAnsi"/>
          <w:b w:val="0"/>
          <w:sz w:val="24"/>
          <w:lang w:val="fr-FR" w:eastAsia="fr-FR"/>
        </w:rPr>
      </w:pPr>
      <w:r w:rsidRPr="00B26D8F">
        <w:rPr>
          <w:rFonts w:asciiTheme="minorHAnsi" w:hAnsiTheme="minorHAnsi" w:cstheme="minorHAnsi"/>
          <w:b w:val="0"/>
          <w:sz w:val="24"/>
          <w:lang w:val="fr-FR"/>
        </w:rPr>
        <w:fldChar w:fldCharType="begin"/>
      </w:r>
      <w:r w:rsidRPr="00B26D8F">
        <w:rPr>
          <w:rFonts w:asciiTheme="minorHAnsi" w:hAnsiTheme="minorHAnsi" w:cstheme="minorHAnsi"/>
          <w:b w:val="0"/>
          <w:sz w:val="24"/>
          <w:lang w:val="fr-FR"/>
        </w:rPr>
        <w:instrText xml:space="preserve"> TOC \o "1-3" \h \z \u </w:instrText>
      </w:r>
      <w:r w:rsidRPr="00B26D8F">
        <w:rPr>
          <w:rFonts w:asciiTheme="minorHAnsi" w:hAnsiTheme="minorHAnsi" w:cstheme="minorHAnsi"/>
          <w:b w:val="0"/>
          <w:sz w:val="24"/>
          <w:lang w:val="fr-FR"/>
        </w:rPr>
        <w:fldChar w:fldCharType="separate"/>
      </w:r>
      <w:hyperlink w:anchor="_Toc46244142" w:history="1">
        <w:r w:rsidRPr="00B26D8F">
          <w:rPr>
            <w:rStyle w:val="Lienhypertexte"/>
            <w:rFonts w:asciiTheme="minorHAnsi" w:hAnsiTheme="minorHAnsi" w:cstheme="minorHAnsi"/>
            <w:b w:val="0"/>
            <w:bCs/>
            <w:sz w:val="24"/>
            <w:lang w:val="fr-FR"/>
          </w:rPr>
          <w:t>SOMMAIRE</w:t>
        </w:r>
        <w:r w:rsidRPr="00B26D8F">
          <w:rPr>
            <w:rFonts w:asciiTheme="minorHAnsi" w:hAnsiTheme="minorHAnsi" w:cstheme="minorHAnsi"/>
            <w:b w:val="0"/>
            <w:webHidden/>
            <w:sz w:val="24"/>
            <w:lang w:val="fr-FR"/>
          </w:rPr>
          <w:tab/>
        </w:r>
        <w:r w:rsidRPr="00B26D8F">
          <w:rPr>
            <w:rFonts w:asciiTheme="minorHAnsi" w:hAnsiTheme="minorHAnsi" w:cstheme="minorHAnsi"/>
            <w:b w:val="0"/>
            <w:webHidden/>
            <w:sz w:val="24"/>
            <w:lang w:val="fr-FR"/>
          </w:rPr>
          <w:fldChar w:fldCharType="begin"/>
        </w:r>
        <w:r w:rsidRPr="00B26D8F">
          <w:rPr>
            <w:rFonts w:asciiTheme="minorHAnsi" w:hAnsiTheme="minorHAnsi" w:cstheme="minorHAnsi"/>
            <w:b w:val="0"/>
            <w:webHidden/>
            <w:sz w:val="24"/>
            <w:lang w:val="fr-FR"/>
          </w:rPr>
          <w:instrText xml:space="preserve"> PAGEREF _Toc46244142 \h </w:instrText>
        </w:r>
        <w:r w:rsidRPr="00B26D8F">
          <w:rPr>
            <w:rFonts w:asciiTheme="minorHAnsi" w:hAnsiTheme="minorHAnsi" w:cstheme="minorHAnsi"/>
            <w:b w:val="0"/>
            <w:webHidden/>
            <w:sz w:val="24"/>
            <w:lang w:val="fr-FR"/>
          </w:rPr>
        </w:r>
        <w:r w:rsidRPr="00B26D8F">
          <w:rPr>
            <w:rFonts w:asciiTheme="minorHAnsi" w:hAnsiTheme="minorHAnsi" w:cstheme="minorHAnsi"/>
            <w:b w:val="0"/>
            <w:webHidden/>
            <w:sz w:val="24"/>
            <w:lang w:val="fr-FR"/>
          </w:rPr>
          <w:fldChar w:fldCharType="separate"/>
        </w:r>
        <w:r w:rsidR="000C7BC4" w:rsidRPr="00B26D8F">
          <w:rPr>
            <w:rFonts w:asciiTheme="minorHAnsi" w:hAnsiTheme="minorHAnsi" w:cstheme="minorHAnsi"/>
            <w:b w:val="0"/>
            <w:noProof/>
            <w:webHidden/>
            <w:sz w:val="24"/>
            <w:lang w:val="fr-FR"/>
          </w:rPr>
          <w:t>3</w:t>
        </w:r>
        <w:r w:rsidRPr="00B26D8F">
          <w:rPr>
            <w:rFonts w:asciiTheme="minorHAnsi" w:hAnsiTheme="minorHAnsi" w:cstheme="minorHAnsi"/>
            <w:b w:val="0"/>
            <w:webHidden/>
            <w:sz w:val="24"/>
            <w:lang w:val="fr-FR"/>
          </w:rPr>
          <w:fldChar w:fldCharType="end"/>
        </w:r>
      </w:hyperlink>
    </w:p>
    <w:p w14:paraId="5C80AB1A" w14:textId="579979A6" w:rsidR="008C08D4" w:rsidRPr="00B26D8F" w:rsidRDefault="00F52E12">
      <w:pPr>
        <w:pStyle w:val="TM1"/>
        <w:tabs>
          <w:tab w:val="right" w:leader="dot" w:pos="9629"/>
        </w:tabs>
        <w:rPr>
          <w:rFonts w:asciiTheme="minorHAnsi" w:hAnsiTheme="minorHAnsi" w:cstheme="minorHAnsi"/>
          <w:b w:val="0"/>
          <w:sz w:val="24"/>
          <w:lang w:val="fr-FR" w:eastAsia="fr-FR"/>
        </w:rPr>
      </w:pPr>
      <w:r w:rsidRPr="00B26D8F">
        <w:rPr>
          <w:rFonts w:asciiTheme="minorHAnsi" w:hAnsiTheme="minorHAnsi" w:cstheme="minorHAnsi"/>
          <w:sz w:val="24"/>
        </w:rPr>
        <w:t>I .</w:t>
      </w:r>
      <w:hyperlink w:anchor="_Toc46244147" w:history="1">
        <w:r w:rsidR="00FD21BD" w:rsidRPr="00B26D8F">
          <w:rPr>
            <w:rStyle w:val="Lienhypertexte"/>
            <w:rFonts w:asciiTheme="minorHAnsi" w:hAnsiTheme="minorHAnsi" w:cstheme="minorHAnsi"/>
            <w:b w:val="0"/>
            <w:sz w:val="24"/>
            <w:lang w:val="fr-FR"/>
          </w:rPr>
          <w:t>PÉRIMÈTRE DU DOSSIER DE CONCEPTION GENERAL</w:t>
        </w:r>
        <w:r w:rsidR="00C0357A" w:rsidRPr="00B26D8F">
          <w:rPr>
            <w:rStyle w:val="Lienhypertexte"/>
            <w:rFonts w:asciiTheme="minorHAnsi" w:hAnsiTheme="minorHAnsi" w:cstheme="minorHAnsi"/>
            <w:b w:val="0"/>
            <w:sz w:val="24"/>
            <w:lang w:val="fr-FR"/>
          </w:rPr>
          <w:t>E</w:t>
        </w:r>
        <w:r w:rsidR="00FD21BD" w:rsidRPr="00B26D8F">
          <w:rPr>
            <w:rStyle w:val="Lienhypertexte"/>
            <w:rFonts w:asciiTheme="minorHAnsi" w:hAnsiTheme="minorHAnsi" w:cstheme="minorHAnsi"/>
            <w:b w:val="0"/>
            <w:sz w:val="24"/>
            <w:lang w:val="fr-FR"/>
          </w:rPr>
          <w:t xml:space="preserve"> </w:t>
        </w:r>
        <w:r w:rsidR="00FD21BD" w:rsidRPr="00B26D8F">
          <w:rPr>
            <w:rFonts w:asciiTheme="minorHAnsi" w:hAnsiTheme="minorHAnsi" w:cstheme="minorHAnsi"/>
            <w:b w:val="0"/>
            <w:webHidden/>
            <w:sz w:val="24"/>
            <w:lang w:val="fr-FR"/>
          </w:rPr>
          <w:tab/>
        </w:r>
        <w:r w:rsidR="00C0357A" w:rsidRPr="00B26D8F">
          <w:rPr>
            <w:rFonts w:asciiTheme="minorHAnsi" w:hAnsiTheme="minorHAnsi" w:cstheme="minorHAnsi"/>
            <w:b w:val="0"/>
            <w:webHidden/>
            <w:sz w:val="24"/>
            <w:lang w:val="fr-FR"/>
          </w:rPr>
          <w:t>5</w:t>
        </w:r>
      </w:hyperlink>
    </w:p>
    <w:p w14:paraId="4F30E6D3" w14:textId="263A23CF" w:rsidR="008C08D4" w:rsidRPr="00B26D8F" w:rsidRDefault="00405BE4">
      <w:pPr>
        <w:pStyle w:val="TM1"/>
        <w:tabs>
          <w:tab w:val="right" w:leader="dot" w:pos="9629"/>
        </w:tabs>
        <w:rPr>
          <w:rFonts w:asciiTheme="minorHAnsi" w:hAnsiTheme="minorHAnsi" w:cstheme="minorHAnsi"/>
          <w:b w:val="0"/>
          <w:sz w:val="24"/>
          <w:lang w:val="fr-FR" w:eastAsia="fr-FR"/>
        </w:rPr>
      </w:pPr>
      <w:r w:rsidRPr="00B26D8F">
        <w:rPr>
          <w:rFonts w:asciiTheme="minorHAnsi" w:hAnsiTheme="minorHAnsi" w:cstheme="minorHAnsi"/>
          <w:sz w:val="24"/>
        </w:rPr>
        <w:t>II.</w:t>
      </w:r>
      <w:hyperlink w:anchor="_Toc46244148" w:history="1">
        <w:r w:rsidR="00FD21BD" w:rsidRPr="00B26D8F">
          <w:rPr>
            <w:rStyle w:val="Lienhypertexte"/>
            <w:rFonts w:asciiTheme="minorHAnsi" w:hAnsiTheme="minorHAnsi" w:cstheme="minorHAnsi"/>
            <w:b w:val="0"/>
            <w:sz w:val="24"/>
            <w:lang w:val="fr-FR"/>
          </w:rPr>
          <w:t xml:space="preserve">RESUME DE GESTION </w:t>
        </w:r>
        <w:r w:rsidR="008C08D4" w:rsidRPr="00B26D8F">
          <w:rPr>
            <w:rFonts w:asciiTheme="minorHAnsi" w:hAnsiTheme="minorHAnsi" w:cstheme="minorHAnsi"/>
            <w:b w:val="0"/>
            <w:webHidden/>
            <w:sz w:val="24"/>
            <w:lang w:val="fr-FR"/>
          </w:rPr>
          <w:tab/>
        </w:r>
        <w:r w:rsidR="00C0357A" w:rsidRPr="00B26D8F">
          <w:rPr>
            <w:rFonts w:asciiTheme="minorHAnsi" w:hAnsiTheme="minorHAnsi" w:cstheme="minorHAnsi"/>
            <w:b w:val="0"/>
            <w:webHidden/>
            <w:sz w:val="24"/>
            <w:lang w:val="fr-FR"/>
          </w:rPr>
          <w:t>6</w:t>
        </w:r>
      </w:hyperlink>
    </w:p>
    <w:p w14:paraId="22141973" w14:textId="6CD1FB98" w:rsidR="008C08D4" w:rsidRPr="00B26D8F" w:rsidRDefault="00924E40" w:rsidP="00924E40">
      <w:pPr>
        <w:pStyle w:val="TM2"/>
        <w:ind w:left="0"/>
        <w:rPr>
          <w:lang w:val="fr-FR" w:eastAsia="fr-FR"/>
        </w:rPr>
      </w:pPr>
      <w:r>
        <w:t xml:space="preserve">   </w:t>
      </w:r>
      <w:r w:rsidR="003748DC" w:rsidRPr="00B26D8F">
        <w:t xml:space="preserve">II-1. MENU PRINCIPAL </w:t>
      </w:r>
      <w:hyperlink w:anchor="_Toc46244149" w:history="1">
        <w:r w:rsidR="008C08D4" w:rsidRPr="00B26D8F">
          <w:rPr>
            <w:webHidden/>
            <w:lang w:val="fr-FR"/>
          </w:rPr>
          <w:tab/>
        </w:r>
        <w:r w:rsidR="003748DC" w:rsidRPr="00B26D8F">
          <w:rPr>
            <w:webHidden/>
            <w:lang w:val="fr-FR"/>
          </w:rPr>
          <w:t>6</w:t>
        </w:r>
      </w:hyperlink>
    </w:p>
    <w:p w14:paraId="782120B9" w14:textId="31EF932B" w:rsidR="008C08D4" w:rsidRPr="00B26D8F" w:rsidRDefault="00924E40" w:rsidP="00924E40">
      <w:pPr>
        <w:pStyle w:val="TM2"/>
        <w:ind w:left="0"/>
        <w:rPr>
          <w:lang w:val="fr-FR" w:eastAsia="fr-FR"/>
        </w:rPr>
      </w:pPr>
      <w:r>
        <w:t xml:space="preserve">   </w:t>
      </w:r>
      <w:r w:rsidR="00A34ECB" w:rsidRPr="00B26D8F">
        <w:t>II-</w:t>
      </w:r>
      <w:r w:rsidR="0067595E">
        <w:t>2</w:t>
      </w:r>
      <w:r w:rsidR="00A34ECB" w:rsidRPr="00B26D8F">
        <w:t xml:space="preserve">) </w:t>
      </w:r>
      <w:r w:rsidR="006122A8" w:rsidRPr="00B26D8F">
        <w:t>DEMANDE DE CONTRAT</w:t>
      </w:r>
      <w:hyperlink w:anchor="_Toc46244150" w:history="1">
        <w:r w:rsidR="008C08D4" w:rsidRPr="00B26D8F">
          <w:rPr>
            <w:webHidden/>
            <w:lang w:val="fr-FR"/>
          </w:rPr>
          <w:tab/>
        </w:r>
        <w:r w:rsidR="006122A8" w:rsidRPr="00B26D8F">
          <w:rPr>
            <w:webHidden/>
            <w:lang w:val="fr-FR"/>
          </w:rPr>
          <w:t>7</w:t>
        </w:r>
      </w:hyperlink>
    </w:p>
    <w:p w14:paraId="29F15225" w14:textId="59EC78A6" w:rsidR="008C08D4" w:rsidRPr="00B26D8F" w:rsidRDefault="00924E40" w:rsidP="00924E40">
      <w:pPr>
        <w:pStyle w:val="TM2"/>
        <w:ind w:left="0"/>
        <w:rPr>
          <w:lang w:val="fr-FR"/>
        </w:rPr>
      </w:pPr>
      <w:r>
        <w:t xml:space="preserve">   </w:t>
      </w:r>
      <w:hyperlink w:anchor="_Toc46244151" w:history="1">
        <w:r w:rsidR="008C08D4" w:rsidRPr="00B26D8F">
          <w:rPr>
            <w:rStyle w:val="Lienhypertexte"/>
            <w:lang w:val="fr-FR"/>
          </w:rPr>
          <w:t>I</w:t>
        </w:r>
        <w:r w:rsidR="00EF3E96" w:rsidRPr="00B26D8F">
          <w:rPr>
            <w:rStyle w:val="Lienhypertexte"/>
            <w:lang w:val="fr-FR"/>
          </w:rPr>
          <w:t>I-</w:t>
        </w:r>
        <w:r w:rsidR="0067595E">
          <w:rPr>
            <w:rStyle w:val="Lienhypertexte"/>
            <w:lang w:val="fr-FR"/>
          </w:rPr>
          <w:t>3</w:t>
        </w:r>
        <w:r w:rsidR="00EF3E96" w:rsidRPr="00B26D8F">
          <w:t>) CONTRAT</w:t>
        </w:r>
        <w:r w:rsidR="008C08D4" w:rsidRPr="00B26D8F">
          <w:rPr>
            <w:webHidden/>
            <w:lang w:val="fr-FR"/>
          </w:rPr>
          <w:tab/>
        </w:r>
        <w:r w:rsidR="00EF3E96" w:rsidRPr="00B26D8F">
          <w:rPr>
            <w:webHidden/>
            <w:lang w:val="fr-FR"/>
          </w:rPr>
          <w:t>10</w:t>
        </w:r>
      </w:hyperlink>
    </w:p>
    <w:p w14:paraId="675EF02E" w14:textId="37CE3F98" w:rsidR="00EF3E96" w:rsidRPr="00B26D8F" w:rsidRDefault="00EF3E96" w:rsidP="00EF3E96">
      <w:pPr>
        <w:pStyle w:val="TM1"/>
        <w:tabs>
          <w:tab w:val="right" w:leader="dot" w:pos="9629"/>
        </w:tabs>
        <w:rPr>
          <w:rFonts w:asciiTheme="minorHAnsi" w:hAnsiTheme="minorHAnsi" w:cstheme="minorHAnsi"/>
          <w:b w:val="0"/>
          <w:sz w:val="24"/>
          <w:lang w:val="fr-FR" w:eastAsia="fr-FR"/>
        </w:rPr>
      </w:pPr>
      <w:r w:rsidRPr="00B26D8F">
        <w:rPr>
          <w:rFonts w:asciiTheme="minorHAnsi" w:hAnsiTheme="minorHAnsi" w:cstheme="minorHAnsi"/>
          <w:sz w:val="24"/>
        </w:rPr>
        <w:t xml:space="preserve">   </w:t>
      </w:r>
      <w:r w:rsidRPr="00B26D8F">
        <w:rPr>
          <w:rFonts w:asciiTheme="minorHAnsi" w:hAnsiTheme="minorHAnsi" w:cstheme="minorHAnsi"/>
          <w:b w:val="0"/>
          <w:sz w:val="24"/>
        </w:rPr>
        <w:t>II-</w:t>
      </w:r>
      <w:r w:rsidR="0067595E">
        <w:rPr>
          <w:rFonts w:asciiTheme="minorHAnsi" w:hAnsiTheme="minorHAnsi" w:cstheme="minorHAnsi"/>
          <w:b w:val="0"/>
          <w:sz w:val="24"/>
        </w:rPr>
        <w:t>4</w:t>
      </w:r>
      <w:r w:rsidRPr="00B26D8F">
        <w:rPr>
          <w:rFonts w:asciiTheme="minorHAnsi" w:hAnsiTheme="minorHAnsi" w:cstheme="minorHAnsi"/>
          <w:b w:val="0"/>
          <w:sz w:val="24"/>
        </w:rPr>
        <w:t xml:space="preserve">) </w:t>
      </w:r>
      <w:r w:rsidRPr="00B26D8F">
        <w:rPr>
          <w:rFonts w:asciiTheme="minorHAnsi" w:hAnsiTheme="minorHAnsi" w:cstheme="minorHAnsi"/>
          <w:b w:val="0"/>
          <w:color w:val="000000" w:themeColor="text1"/>
          <w:sz w:val="24"/>
        </w:rPr>
        <w:t xml:space="preserve">TYPE DE CONTRAT   </w:t>
      </w:r>
      <w:r w:rsidR="00924E40" w:rsidRPr="00B26D8F">
        <w:rPr>
          <w:rFonts w:asciiTheme="minorHAnsi" w:hAnsiTheme="minorHAnsi" w:cstheme="minorHAnsi"/>
          <w:b w:val="0"/>
          <w:color w:val="000000" w:themeColor="text1"/>
          <w:sz w:val="24"/>
        </w:rPr>
        <w:t>- BASE DOCUMENTAIRE</w:t>
      </w:r>
      <w:r w:rsidRPr="00B26D8F">
        <w:rPr>
          <w:rFonts w:asciiTheme="minorHAnsi" w:hAnsiTheme="minorHAnsi" w:cstheme="minorHAnsi"/>
          <w:b w:val="0"/>
          <w:color w:val="000000" w:themeColor="text1"/>
          <w:sz w:val="24"/>
        </w:rPr>
        <w:t>.</w:t>
      </w:r>
      <w:hyperlink w:anchor="_Toc46244142" w:history="1">
        <w:r w:rsidRPr="00B26D8F">
          <w:rPr>
            <w:rFonts w:asciiTheme="minorHAnsi" w:hAnsiTheme="minorHAnsi" w:cstheme="minorHAnsi"/>
            <w:b w:val="0"/>
            <w:webHidden/>
            <w:sz w:val="24"/>
            <w:lang w:val="fr-FR"/>
          </w:rPr>
          <w:tab/>
        </w:r>
      </w:hyperlink>
      <w:r w:rsidR="00275B52" w:rsidRPr="00B26D8F">
        <w:rPr>
          <w:rFonts w:asciiTheme="minorHAnsi" w:hAnsiTheme="minorHAnsi" w:cstheme="minorHAnsi"/>
          <w:b w:val="0"/>
          <w:webHidden/>
          <w:sz w:val="24"/>
          <w:lang w:val="fr-FR"/>
        </w:rPr>
        <w:t>10</w:t>
      </w:r>
    </w:p>
    <w:p w14:paraId="24872CDD" w14:textId="3D9394D8" w:rsidR="00EF3E96" w:rsidRPr="00B26D8F" w:rsidRDefault="00EF3E96" w:rsidP="00EF3E96">
      <w:pPr>
        <w:pStyle w:val="TM1"/>
        <w:tabs>
          <w:tab w:val="right" w:leader="dot" w:pos="9629"/>
        </w:tabs>
        <w:rPr>
          <w:rFonts w:asciiTheme="minorHAnsi" w:hAnsiTheme="minorHAnsi" w:cstheme="minorHAnsi"/>
          <w:b w:val="0"/>
          <w:sz w:val="24"/>
          <w:lang w:val="fr-FR" w:eastAsia="fr-FR"/>
        </w:rPr>
      </w:pPr>
      <w:r w:rsidRPr="00B26D8F">
        <w:rPr>
          <w:rFonts w:asciiTheme="minorHAnsi" w:hAnsiTheme="minorHAnsi" w:cstheme="minorHAnsi"/>
          <w:sz w:val="24"/>
        </w:rPr>
        <w:t xml:space="preserve">   </w:t>
      </w:r>
      <w:r w:rsidRPr="00B26D8F">
        <w:rPr>
          <w:rFonts w:asciiTheme="minorHAnsi" w:hAnsiTheme="minorHAnsi" w:cstheme="minorHAnsi"/>
          <w:b w:val="0"/>
          <w:sz w:val="24"/>
        </w:rPr>
        <w:t>II-</w:t>
      </w:r>
      <w:r w:rsidR="0067595E">
        <w:rPr>
          <w:rFonts w:asciiTheme="minorHAnsi" w:hAnsiTheme="minorHAnsi" w:cstheme="minorHAnsi"/>
          <w:b w:val="0"/>
          <w:sz w:val="24"/>
        </w:rPr>
        <w:t>5</w:t>
      </w:r>
      <w:r w:rsidRPr="00B26D8F">
        <w:rPr>
          <w:rFonts w:asciiTheme="minorHAnsi" w:hAnsiTheme="minorHAnsi" w:cstheme="minorHAnsi"/>
          <w:b w:val="0"/>
          <w:sz w:val="24"/>
        </w:rPr>
        <w:t xml:space="preserve">) </w:t>
      </w:r>
      <w:r w:rsidR="00275B52" w:rsidRPr="00B26D8F">
        <w:rPr>
          <w:rFonts w:asciiTheme="minorHAnsi" w:hAnsiTheme="minorHAnsi" w:cstheme="minorHAnsi"/>
          <w:b w:val="0"/>
          <w:sz w:val="24"/>
        </w:rPr>
        <w:t>GESTION CONTENTIEUSE</w:t>
      </w:r>
      <w:hyperlink w:anchor="_Toc46244143" w:history="1">
        <w:r w:rsidRPr="00B26D8F">
          <w:rPr>
            <w:rFonts w:asciiTheme="minorHAnsi" w:hAnsiTheme="minorHAnsi" w:cstheme="minorHAnsi"/>
            <w:b w:val="0"/>
            <w:webHidden/>
            <w:sz w:val="24"/>
            <w:lang w:val="fr-FR"/>
          </w:rPr>
          <w:tab/>
        </w:r>
        <w:r w:rsidR="00275B52" w:rsidRPr="00B26D8F">
          <w:rPr>
            <w:rFonts w:asciiTheme="minorHAnsi" w:hAnsiTheme="minorHAnsi" w:cstheme="minorHAnsi"/>
            <w:b w:val="0"/>
            <w:webHidden/>
            <w:sz w:val="24"/>
            <w:lang w:val="fr-FR"/>
          </w:rPr>
          <w:t>11</w:t>
        </w:r>
      </w:hyperlink>
      <w:r w:rsidRPr="00B26D8F">
        <w:rPr>
          <w:rFonts w:asciiTheme="minorHAnsi" w:hAnsiTheme="minorHAnsi" w:cstheme="minorHAnsi"/>
          <w:sz w:val="24"/>
          <w:lang w:val="fr-FR"/>
        </w:rPr>
        <w:t xml:space="preserve"> </w:t>
      </w:r>
    </w:p>
    <w:p w14:paraId="0D2FBEEC" w14:textId="34748911" w:rsidR="00EF3E96" w:rsidRPr="00B26D8F" w:rsidRDefault="008C08D4" w:rsidP="0067595E">
      <w:pPr>
        <w:pStyle w:val="TM2"/>
        <w:ind w:left="0"/>
        <w:rPr>
          <w:lang w:val="fr-FR" w:eastAsia="fr-FR"/>
        </w:rPr>
      </w:pPr>
      <w:r w:rsidRPr="00B26D8F">
        <w:rPr>
          <w:bCs/>
          <w:lang w:val="fr-FR"/>
        </w:rPr>
        <w:fldChar w:fldCharType="end"/>
      </w:r>
      <w:r w:rsidR="0067595E">
        <w:rPr>
          <w:bCs/>
          <w:lang w:val="fr-FR"/>
        </w:rPr>
        <w:t xml:space="preserve">   </w:t>
      </w:r>
      <w:r w:rsidR="00EF3E96" w:rsidRPr="00B26D8F">
        <w:t>II-</w:t>
      </w:r>
      <w:r w:rsidR="0067595E">
        <w:t>6</w:t>
      </w:r>
      <w:r w:rsidR="00EF3E96" w:rsidRPr="00B26D8F">
        <w:t xml:space="preserve"> </w:t>
      </w:r>
      <w:r w:rsidR="00EF3E96" w:rsidRPr="008B00A2">
        <w:t>)</w:t>
      </w:r>
      <w:r w:rsidR="00B26D8F" w:rsidRPr="00B26D8F">
        <w:rPr>
          <w:b/>
          <w:color w:val="0D0167"/>
          <w:sz w:val="36"/>
          <w:szCs w:val="36"/>
        </w:rPr>
        <w:t xml:space="preserve"> </w:t>
      </w:r>
      <w:r w:rsidR="00B26D8F">
        <w:rPr>
          <w:color w:val="000000" w:themeColor="text1"/>
        </w:rPr>
        <w:t>OBLIGATION REGLEMENTAIRE -</w:t>
      </w:r>
      <w:r w:rsidR="00B26D8F" w:rsidRPr="00B26D8F">
        <w:rPr>
          <w:color w:val="000000" w:themeColor="text1"/>
        </w:rPr>
        <w:t xml:space="preserve"> CONFORMITE REGLEMENTAIRE </w:t>
      </w:r>
      <w:hyperlink w:anchor="_Toc46244149" w:history="1">
        <w:r w:rsidR="00EF3E96" w:rsidRPr="00B26D8F">
          <w:rPr>
            <w:webHidden/>
            <w:lang w:val="fr-FR"/>
          </w:rPr>
          <w:tab/>
        </w:r>
        <w:r w:rsidR="00607EC9">
          <w:rPr>
            <w:webHidden/>
            <w:lang w:val="fr-FR"/>
          </w:rPr>
          <w:t>13</w:t>
        </w:r>
      </w:hyperlink>
    </w:p>
    <w:p w14:paraId="7BBC290A" w14:textId="106F1A6B" w:rsidR="00EF3E96" w:rsidRPr="00B26D8F" w:rsidRDefault="0067595E" w:rsidP="0067595E">
      <w:pPr>
        <w:pStyle w:val="TM2"/>
        <w:ind w:left="0"/>
      </w:pPr>
      <w:r>
        <w:t xml:space="preserve">   </w:t>
      </w:r>
      <w:r w:rsidR="00EF3E96" w:rsidRPr="00B26D8F">
        <w:t>II-</w:t>
      </w:r>
      <w:r>
        <w:t>7</w:t>
      </w:r>
      <w:r w:rsidR="00EF3E96" w:rsidRPr="00B26D8F">
        <w:t xml:space="preserve">) </w:t>
      </w:r>
      <w:r w:rsidR="008B00A2" w:rsidRPr="008B00A2">
        <w:rPr>
          <w:color w:val="000000" w:themeColor="text1"/>
        </w:rPr>
        <w:t>DE</w:t>
      </w:r>
      <w:r w:rsidR="008B00A2">
        <w:rPr>
          <w:color w:val="000000" w:themeColor="text1"/>
        </w:rPr>
        <w:t xml:space="preserve">MANDE D’AUTORISATION - </w:t>
      </w:r>
      <w:r w:rsidR="008B00A2" w:rsidRPr="008B00A2">
        <w:rPr>
          <w:color w:val="000000" w:themeColor="text1"/>
        </w:rPr>
        <w:t xml:space="preserve">AUTORISATION D’OFFRES </w:t>
      </w:r>
      <w:hyperlink w:anchor="_Toc46244150" w:history="1">
        <w:r w:rsidR="00EF3E96" w:rsidRPr="00B26D8F">
          <w:rPr>
            <w:webHidden/>
            <w:lang w:val="fr-FR"/>
          </w:rPr>
          <w:tab/>
        </w:r>
        <w:r w:rsidR="00D37015">
          <w:rPr>
            <w:webHidden/>
            <w:lang w:val="fr-FR"/>
          </w:rPr>
          <w:t>14</w:t>
        </w:r>
      </w:hyperlink>
    </w:p>
    <w:p w14:paraId="525ADE4A" w14:textId="457DAD80" w:rsidR="00B26D8F" w:rsidRPr="00B26D8F" w:rsidRDefault="0067595E" w:rsidP="0067595E">
      <w:pPr>
        <w:pStyle w:val="TM2"/>
        <w:ind w:left="0"/>
        <w:rPr>
          <w:lang w:val="fr-FR" w:eastAsia="fr-FR"/>
        </w:rPr>
      </w:pPr>
      <w:r>
        <w:t xml:space="preserve">   </w:t>
      </w:r>
      <w:r w:rsidR="00B26D8F" w:rsidRPr="00B26D8F">
        <w:t>II-</w:t>
      </w:r>
      <w:r>
        <w:t>8</w:t>
      </w:r>
      <w:r w:rsidR="00B26D8F" w:rsidRPr="00B26D8F">
        <w:t xml:space="preserve">) </w:t>
      </w:r>
      <w:r w:rsidR="006069F1" w:rsidRPr="006069F1">
        <w:rPr>
          <w:color w:val="000000" w:themeColor="text1"/>
        </w:rPr>
        <w:t xml:space="preserve">AVIS ET CONSEILS </w:t>
      </w:r>
      <w:hyperlink w:anchor="_Toc46244150" w:history="1">
        <w:r w:rsidR="00B26D8F" w:rsidRPr="00B26D8F">
          <w:rPr>
            <w:webHidden/>
            <w:lang w:val="fr-FR"/>
          </w:rPr>
          <w:tab/>
        </w:r>
        <w:r w:rsidR="00D37015">
          <w:rPr>
            <w:webHidden/>
            <w:lang w:val="fr-FR"/>
          </w:rPr>
          <w:t>15</w:t>
        </w:r>
      </w:hyperlink>
    </w:p>
    <w:p w14:paraId="030E930E" w14:textId="728913DF" w:rsidR="00B26D8F" w:rsidRPr="00B26D8F" w:rsidRDefault="00B26D8F" w:rsidP="00B26D8F">
      <w:pPr>
        <w:pStyle w:val="TM2"/>
        <w:rPr>
          <w:lang w:val="fr-FR"/>
        </w:rPr>
      </w:pPr>
      <w:r w:rsidRPr="00B26D8F">
        <w:lastRenderedPageBreak/>
        <w:t xml:space="preserve">     </w:t>
      </w:r>
      <w:r w:rsidR="006069F1">
        <w:t xml:space="preserve">    </w:t>
      </w:r>
    </w:p>
    <w:p w14:paraId="612C2F37" w14:textId="77777777" w:rsidR="00B26D8F" w:rsidRPr="005B2469" w:rsidRDefault="00B26D8F" w:rsidP="00B26D8F">
      <w:pPr>
        <w:rPr>
          <w:rFonts w:asciiTheme="minorHAnsi" w:hAnsiTheme="minorHAnsi" w:cstheme="minorHAnsi"/>
          <w:sz w:val="24"/>
          <w:lang w:val="fr-FR"/>
        </w:rPr>
      </w:pPr>
    </w:p>
    <w:p w14:paraId="52D68737" w14:textId="15E24374" w:rsidR="008C08D4" w:rsidRPr="00B26D8F" w:rsidRDefault="008C08D4" w:rsidP="00EF3E96">
      <w:pPr>
        <w:pStyle w:val="TM2"/>
        <w:rPr>
          <w:lang w:val="fr-FR"/>
        </w:rPr>
      </w:pPr>
    </w:p>
    <w:p w14:paraId="7B23A86A" w14:textId="2200DAAD" w:rsidR="006545D6" w:rsidRPr="005B2469" w:rsidRDefault="006545D6" w:rsidP="006545D6">
      <w:pPr>
        <w:rPr>
          <w:rFonts w:asciiTheme="minorHAnsi" w:hAnsiTheme="minorHAnsi" w:cstheme="minorHAnsi"/>
          <w:sz w:val="24"/>
          <w:lang w:val="fr-FR"/>
        </w:rPr>
      </w:pPr>
    </w:p>
    <w:p w14:paraId="15D1F58B" w14:textId="32C58F0B" w:rsidR="006545D6" w:rsidRPr="005B2469" w:rsidRDefault="006545D6" w:rsidP="006545D6">
      <w:pPr>
        <w:rPr>
          <w:rFonts w:asciiTheme="minorHAnsi" w:hAnsiTheme="minorHAnsi" w:cstheme="minorHAnsi"/>
          <w:sz w:val="24"/>
          <w:lang w:val="fr-FR"/>
        </w:rPr>
      </w:pPr>
    </w:p>
    <w:p w14:paraId="600D5FA7" w14:textId="7C1B6E85" w:rsidR="006545D6" w:rsidRPr="005B2469" w:rsidRDefault="006545D6" w:rsidP="006545D6">
      <w:pPr>
        <w:rPr>
          <w:rFonts w:asciiTheme="minorHAnsi" w:hAnsiTheme="minorHAnsi" w:cstheme="minorHAnsi"/>
          <w:sz w:val="24"/>
          <w:lang w:val="fr-FR"/>
        </w:rPr>
      </w:pPr>
    </w:p>
    <w:p w14:paraId="436BD0E3" w14:textId="1A3975F3" w:rsidR="006545D6" w:rsidRPr="005B2469" w:rsidRDefault="006545D6" w:rsidP="006545D6">
      <w:pPr>
        <w:rPr>
          <w:rFonts w:asciiTheme="minorHAnsi" w:hAnsiTheme="minorHAnsi" w:cstheme="minorHAnsi"/>
          <w:sz w:val="24"/>
          <w:lang w:val="fr-FR"/>
        </w:rPr>
      </w:pPr>
    </w:p>
    <w:p w14:paraId="296EAAD1" w14:textId="1A2B47CF" w:rsidR="006545D6" w:rsidRPr="005B2469" w:rsidRDefault="006545D6" w:rsidP="006545D6">
      <w:pPr>
        <w:tabs>
          <w:tab w:val="left" w:pos="2240"/>
        </w:tabs>
        <w:rPr>
          <w:rFonts w:asciiTheme="minorHAnsi" w:hAnsiTheme="minorHAnsi" w:cstheme="minorHAnsi"/>
          <w:sz w:val="24"/>
          <w:lang w:val="fr-FR"/>
        </w:rPr>
      </w:pPr>
      <w:r w:rsidRPr="005B2469">
        <w:rPr>
          <w:rFonts w:asciiTheme="minorHAnsi" w:hAnsiTheme="minorHAnsi" w:cstheme="minorHAnsi"/>
          <w:sz w:val="24"/>
          <w:lang w:val="fr-FR"/>
        </w:rPr>
        <w:tab/>
      </w:r>
    </w:p>
    <w:p w14:paraId="096E8E05" w14:textId="714B03AB" w:rsidR="006545D6" w:rsidRPr="005B2469" w:rsidRDefault="006545D6" w:rsidP="006545D6">
      <w:pPr>
        <w:tabs>
          <w:tab w:val="left" w:pos="2240"/>
        </w:tabs>
        <w:rPr>
          <w:rFonts w:asciiTheme="minorHAnsi" w:hAnsiTheme="minorHAnsi" w:cstheme="minorHAnsi"/>
          <w:sz w:val="24"/>
          <w:lang w:val="fr-FR"/>
        </w:rPr>
      </w:pPr>
    </w:p>
    <w:p w14:paraId="65D8BD9E" w14:textId="46EF3209" w:rsidR="006545D6" w:rsidRPr="005B2469" w:rsidRDefault="006545D6" w:rsidP="006545D6">
      <w:pPr>
        <w:tabs>
          <w:tab w:val="left" w:pos="2240"/>
        </w:tabs>
        <w:rPr>
          <w:rFonts w:asciiTheme="minorHAnsi" w:hAnsiTheme="minorHAnsi" w:cstheme="minorHAnsi"/>
          <w:sz w:val="24"/>
          <w:lang w:val="fr-FR"/>
        </w:rPr>
      </w:pPr>
    </w:p>
    <w:p w14:paraId="615F62BA" w14:textId="235B6325" w:rsidR="006545D6" w:rsidRPr="005B2469" w:rsidRDefault="006545D6" w:rsidP="006545D6">
      <w:pPr>
        <w:tabs>
          <w:tab w:val="left" w:pos="2240"/>
        </w:tabs>
        <w:rPr>
          <w:rFonts w:asciiTheme="minorHAnsi" w:hAnsiTheme="minorHAnsi" w:cstheme="minorHAnsi"/>
          <w:sz w:val="24"/>
          <w:lang w:val="fr-FR"/>
        </w:rPr>
      </w:pPr>
    </w:p>
    <w:p w14:paraId="03F759A9" w14:textId="43376C5B" w:rsidR="006545D6" w:rsidRPr="005B2469" w:rsidRDefault="006545D6" w:rsidP="006545D6">
      <w:pPr>
        <w:tabs>
          <w:tab w:val="left" w:pos="2240"/>
        </w:tabs>
        <w:rPr>
          <w:rFonts w:asciiTheme="minorHAnsi" w:hAnsiTheme="minorHAnsi" w:cstheme="minorHAnsi"/>
          <w:sz w:val="24"/>
          <w:lang w:val="fr-FR"/>
        </w:rPr>
      </w:pPr>
    </w:p>
    <w:p w14:paraId="4044AF3B" w14:textId="260351E9" w:rsidR="006545D6" w:rsidRPr="005B2469" w:rsidRDefault="006545D6" w:rsidP="006545D6">
      <w:pPr>
        <w:tabs>
          <w:tab w:val="left" w:pos="2240"/>
        </w:tabs>
        <w:rPr>
          <w:rFonts w:asciiTheme="minorHAnsi" w:hAnsiTheme="minorHAnsi" w:cstheme="minorHAnsi"/>
          <w:sz w:val="24"/>
          <w:lang w:val="fr-FR"/>
        </w:rPr>
      </w:pPr>
    </w:p>
    <w:p w14:paraId="686A2B90" w14:textId="4C161DEF" w:rsidR="006545D6" w:rsidRPr="005B2469" w:rsidRDefault="006545D6" w:rsidP="006545D6">
      <w:pPr>
        <w:tabs>
          <w:tab w:val="left" w:pos="2240"/>
        </w:tabs>
        <w:rPr>
          <w:rFonts w:asciiTheme="minorHAnsi" w:hAnsiTheme="minorHAnsi" w:cstheme="minorHAnsi"/>
          <w:sz w:val="24"/>
          <w:lang w:val="fr-FR"/>
        </w:rPr>
      </w:pPr>
    </w:p>
    <w:p w14:paraId="078745E0" w14:textId="6B905300" w:rsidR="006545D6" w:rsidRPr="005B2469" w:rsidRDefault="006545D6" w:rsidP="006545D6">
      <w:pPr>
        <w:tabs>
          <w:tab w:val="left" w:pos="2240"/>
        </w:tabs>
        <w:rPr>
          <w:rFonts w:asciiTheme="minorHAnsi" w:hAnsiTheme="minorHAnsi" w:cstheme="minorHAnsi"/>
          <w:sz w:val="24"/>
          <w:lang w:val="fr-FR"/>
        </w:rPr>
      </w:pPr>
    </w:p>
    <w:p w14:paraId="1ACD22C9" w14:textId="4ABC2F31" w:rsidR="006545D6" w:rsidRPr="005B2469" w:rsidRDefault="006545D6" w:rsidP="006545D6">
      <w:pPr>
        <w:tabs>
          <w:tab w:val="left" w:pos="2240"/>
        </w:tabs>
        <w:rPr>
          <w:rFonts w:asciiTheme="minorHAnsi" w:hAnsiTheme="minorHAnsi" w:cstheme="minorHAnsi"/>
          <w:sz w:val="24"/>
          <w:lang w:val="fr-FR"/>
        </w:rPr>
      </w:pPr>
    </w:p>
    <w:p w14:paraId="306B5127" w14:textId="201523A8" w:rsidR="006545D6" w:rsidRPr="005B2469" w:rsidRDefault="006545D6" w:rsidP="006545D6">
      <w:pPr>
        <w:tabs>
          <w:tab w:val="left" w:pos="2240"/>
        </w:tabs>
        <w:rPr>
          <w:rFonts w:asciiTheme="minorHAnsi" w:hAnsiTheme="minorHAnsi" w:cstheme="minorHAnsi"/>
          <w:sz w:val="24"/>
          <w:lang w:val="fr-FR"/>
        </w:rPr>
      </w:pPr>
    </w:p>
    <w:p w14:paraId="17D45E9C" w14:textId="493E37F9" w:rsidR="006545D6" w:rsidRPr="005B2469" w:rsidRDefault="006545D6" w:rsidP="006545D6">
      <w:pPr>
        <w:tabs>
          <w:tab w:val="left" w:pos="2240"/>
        </w:tabs>
        <w:rPr>
          <w:rFonts w:asciiTheme="minorHAnsi" w:hAnsiTheme="minorHAnsi" w:cstheme="minorHAnsi"/>
          <w:sz w:val="24"/>
          <w:lang w:val="fr-FR"/>
        </w:rPr>
      </w:pPr>
    </w:p>
    <w:p w14:paraId="3B8265F5" w14:textId="148E358F" w:rsidR="006545D6" w:rsidRPr="005B2469" w:rsidRDefault="006545D6" w:rsidP="006545D6">
      <w:pPr>
        <w:tabs>
          <w:tab w:val="left" w:pos="2240"/>
        </w:tabs>
        <w:rPr>
          <w:rFonts w:asciiTheme="minorHAnsi" w:hAnsiTheme="minorHAnsi" w:cstheme="minorHAnsi"/>
          <w:sz w:val="24"/>
          <w:lang w:val="fr-FR"/>
        </w:rPr>
      </w:pPr>
    </w:p>
    <w:p w14:paraId="5A84745A" w14:textId="77777777" w:rsidR="000805CB" w:rsidRPr="005B2469" w:rsidRDefault="000805CB" w:rsidP="006545D6">
      <w:pPr>
        <w:tabs>
          <w:tab w:val="left" w:pos="2240"/>
        </w:tabs>
        <w:rPr>
          <w:rFonts w:asciiTheme="minorHAnsi" w:hAnsiTheme="minorHAnsi" w:cstheme="minorHAnsi"/>
          <w:sz w:val="24"/>
          <w:lang w:val="fr-FR"/>
        </w:rPr>
      </w:pPr>
    </w:p>
    <w:p w14:paraId="48E8BCA5" w14:textId="77777777" w:rsidR="00C0357A" w:rsidRPr="005B2469" w:rsidRDefault="00C0357A" w:rsidP="006545D6">
      <w:pPr>
        <w:tabs>
          <w:tab w:val="left" w:pos="2240"/>
        </w:tabs>
        <w:rPr>
          <w:rFonts w:asciiTheme="minorHAnsi" w:hAnsiTheme="minorHAnsi" w:cstheme="minorHAnsi"/>
          <w:sz w:val="24"/>
          <w:lang w:val="fr-FR"/>
        </w:rPr>
      </w:pPr>
    </w:p>
    <w:p w14:paraId="2EA9625A" w14:textId="76986FD6" w:rsidR="006545D6" w:rsidRPr="004A6A7E" w:rsidRDefault="00FA5EB0" w:rsidP="00B9548B">
      <w:pPr>
        <w:pStyle w:val="Titre1"/>
        <w:jc w:val="center"/>
        <w:rPr>
          <w:rStyle w:val="lev"/>
          <w:rFonts w:asciiTheme="minorHAnsi" w:hAnsiTheme="minorHAnsi" w:cstheme="minorHAnsi"/>
          <w:b/>
          <w:bCs w:val="0"/>
          <w:u w:val="single"/>
          <w:lang w:val="fr-FR"/>
        </w:rPr>
      </w:pPr>
      <w:bookmarkStart w:id="2" w:name="_Toc46244143"/>
      <w:r w:rsidRPr="004A6A7E">
        <w:rPr>
          <w:rStyle w:val="lev"/>
          <w:rFonts w:asciiTheme="minorHAnsi" w:hAnsiTheme="minorHAnsi" w:cstheme="minorHAnsi"/>
          <w:b/>
          <w:bCs w:val="0"/>
          <w:u w:val="single"/>
          <w:lang w:val="fr-FR"/>
        </w:rPr>
        <w:t>PREAMBULE</w:t>
      </w:r>
      <w:bookmarkEnd w:id="2"/>
    </w:p>
    <w:p w14:paraId="4C8A85AD" w14:textId="793710DD" w:rsidR="00773091" w:rsidRPr="005B2469" w:rsidRDefault="00773091" w:rsidP="00773091">
      <w:pPr>
        <w:rPr>
          <w:rFonts w:asciiTheme="minorHAnsi" w:hAnsiTheme="minorHAnsi" w:cstheme="minorHAnsi"/>
          <w:sz w:val="28"/>
          <w:szCs w:val="28"/>
          <w:lang w:val="fr-FR"/>
        </w:rPr>
      </w:pPr>
    </w:p>
    <w:p w14:paraId="2BCA39B4" w14:textId="155CB3C9" w:rsidR="00773091" w:rsidRPr="005B2469" w:rsidRDefault="00773091" w:rsidP="00020257">
      <w:pPr>
        <w:spacing w:line="276" w:lineRule="auto"/>
        <w:jc w:val="both"/>
        <w:rPr>
          <w:rFonts w:asciiTheme="minorHAnsi" w:hAnsiTheme="minorHAnsi" w:cstheme="minorHAnsi"/>
          <w:sz w:val="24"/>
          <w:lang w:val="fr-FR"/>
        </w:rPr>
      </w:pPr>
      <w:r w:rsidRPr="005B2469">
        <w:rPr>
          <w:rFonts w:asciiTheme="minorHAnsi" w:hAnsiTheme="minorHAnsi" w:cstheme="minorHAnsi"/>
          <w:sz w:val="24"/>
          <w:lang w:val="fr-FR"/>
        </w:rPr>
        <w:t xml:space="preserve">Le présent document est un rapport de l'étude de cadrage portant exclusivement sur </w:t>
      </w:r>
      <w:r w:rsidR="00CA688D" w:rsidRPr="005B2469">
        <w:rPr>
          <w:rFonts w:asciiTheme="minorHAnsi" w:hAnsiTheme="minorHAnsi" w:cstheme="minorHAnsi"/>
          <w:sz w:val="24"/>
          <w:lang w:val="fr-FR"/>
        </w:rPr>
        <w:t xml:space="preserve">les précisions et </w:t>
      </w:r>
      <w:r w:rsidR="00245CF2" w:rsidRPr="005B2469">
        <w:rPr>
          <w:rFonts w:asciiTheme="minorHAnsi" w:hAnsiTheme="minorHAnsi" w:cstheme="minorHAnsi"/>
          <w:sz w:val="24"/>
          <w:lang w:val="fr-FR"/>
        </w:rPr>
        <w:t xml:space="preserve">une </w:t>
      </w:r>
      <w:r w:rsidR="00FA5EB0" w:rsidRPr="005B2469">
        <w:rPr>
          <w:rFonts w:asciiTheme="minorHAnsi" w:hAnsiTheme="minorHAnsi" w:cstheme="minorHAnsi"/>
          <w:sz w:val="24"/>
          <w:lang w:val="fr-FR"/>
        </w:rPr>
        <w:t>conception détaillée</w:t>
      </w:r>
      <w:r w:rsidR="00245CF2" w:rsidRPr="005B2469">
        <w:rPr>
          <w:rFonts w:asciiTheme="minorHAnsi" w:hAnsiTheme="minorHAnsi" w:cstheme="minorHAnsi"/>
          <w:sz w:val="24"/>
          <w:lang w:val="fr-FR"/>
        </w:rPr>
        <w:t xml:space="preserve"> sur la base de présentation de la solution.</w:t>
      </w:r>
      <w:r w:rsidR="00CA688D" w:rsidRPr="005B2469">
        <w:rPr>
          <w:rFonts w:asciiTheme="minorHAnsi" w:hAnsiTheme="minorHAnsi" w:cstheme="minorHAnsi"/>
          <w:sz w:val="24"/>
          <w:lang w:val="fr-FR"/>
        </w:rPr>
        <w:t xml:space="preserve"> </w:t>
      </w:r>
    </w:p>
    <w:p w14:paraId="3C786214" w14:textId="76D10975" w:rsidR="00773091" w:rsidRPr="005B2469" w:rsidRDefault="00245CF2" w:rsidP="00020257">
      <w:pPr>
        <w:numPr>
          <w:ilvl w:val="0"/>
          <w:numId w:val="6"/>
        </w:numPr>
        <w:spacing w:line="276" w:lineRule="auto"/>
        <w:ind w:left="360"/>
        <w:jc w:val="both"/>
        <w:rPr>
          <w:rFonts w:asciiTheme="minorHAnsi" w:hAnsiTheme="minorHAnsi" w:cstheme="minorHAnsi"/>
          <w:sz w:val="24"/>
          <w:lang w:val="fr-FR"/>
        </w:rPr>
      </w:pPr>
      <w:r w:rsidRPr="005B2469">
        <w:rPr>
          <w:rFonts w:asciiTheme="minorHAnsi" w:hAnsiTheme="minorHAnsi" w:cstheme="minorHAnsi"/>
          <w:sz w:val="24"/>
          <w:lang w:val="fr-FR"/>
        </w:rPr>
        <w:t xml:space="preserve">Il comprendra les précisions et les remarques faites </w:t>
      </w:r>
      <w:r w:rsidR="00ED60C8" w:rsidRPr="005B2469">
        <w:rPr>
          <w:rFonts w:asciiTheme="minorHAnsi" w:hAnsiTheme="minorHAnsi" w:cstheme="minorHAnsi"/>
          <w:sz w:val="24"/>
          <w:lang w:val="fr-FR"/>
        </w:rPr>
        <w:t>sur</w:t>
      </w:r>
      <w:r w:rsidRPr="005B2469">
        <w:rPr>
          <w:rFonts w:asciiTheme="minorHAnsi" w:hAnsiTheme="minorHAnsi" w:cstheme="minorHAnsi"/>
          <w:sz w:val="24"/>
          <w:lang w:val="fr-FR"/>
        </w:rPr>
        <w:t xml:space="preserve"> la base du cahier des </w:t>
      </w:r>
      <w:r w:rsidR="00ED60C8" w:rsidRPr="005B2469">
        <w:rPr>
          <w:rFonts w:asciiTheme="minorHAnsi" w:hAnsiTheme="minorHAnsi" w:cstheme="minorHAnsi"/>
          <w:sz w:val="24"/>
          <w:lang w:val="fr-FR"/>
        </w:rPr>
        <w:t>charges lors</w:t>
      </w:r>
      <w:r w:rsidRPr="005B2469">
        <w:rPr>
          <w:rFonts w:asciiTheme="minorHAnsi" w:hAnsiTheme="minorHAnsi" w:cstheme="minorHAnsi"/>
          <w:sz w:val="24"/>
          <w:lang w:val="fr-FR"/>
        </w:rPr>
        <w:t xml:space="preserve"> des ateliers après la présen</w:t>
      </w:r>
      <w:r w:rsidR="00FA5EB0" w:rsidRPr="005B2469">
        <w:rPr>
          <w:rFonts w:asciiTheme="minorHAnsi" w:hAnsiTheme="minorHAnsi" w:cstheme="minorHAnsi"/>
          <w:sz w:val="24"/>
          <w:lang w:val="fr-FR"/>
        </w:rPr>
        <w:t>t</w:t>
      </w:r>
      <w:r w:rsidRPr="005B2469">
        <w:rPr>
          <w:rFonts w:asciiTheme="minorHAnsi" w:hAnsiTheme="minorHAnsi" w:cstheme="minorHAnsi"/>
          <w:sz w:val="24"/>
          <w:lang w:val="fr-FR"/>
        </w:rPr>
        <w:t>ation de la solution ISKA CONTRAT.</w:t>
      </w:r>
    </w:p>
    <w:p w14:paraId="1B44C6B8" w14:textId="41BA9198" w:rsidR="00FA5EB0" w:rsidRPr="005B2469" w:rsidRDefault="00FA5EB0" w:rsidP="00020257">
      <w:pPr>
        <w:numPr>
          <w:ilvl w:val="0"/>
          <w:numId w:val="6"/>
        </w:numPr>
        <w:spacing w:line="276" w:lineRule="auto"/>
        <w:ind w:left="360"/>
        <w:jc w:val="both"/>
        <w:rPr>
          <w:rFonts w:asciiTheme="minorHAnsi" w:hAnsiTheme="minorHAnsi" w:cstheme="minorHAnsi"/>
          <w:sz w:val="24"/>
          <w:lang w:val="fr-FR"/>
        </w:rPr>
      </w:pPr>
      <w:r w:rsidRPr="005B2469">
        <w:rPr>
          <w:rFonts w:asciiTheme="minorHAnsi" w:hAnsiTheme="minorHAnsi" w:cstheme="minorHAnsi"/>
          <w:sz w:val="24"/>
          <w:lang w:val="fr-FR"/>
        </w:rPr>
        <w:t>Les données de base</w:t>
      </w:r>
    </w:p>
    <w:p w14:paraId="697AE886" w14:textId="6A32A615" w:rsidR="00773091" w:rsidRPr="005B2469" w:rsidRDefault="00773091" w:rsidP="00020257">
      <w:pPr>
        <w:spacing w:line="276" w:lineRule="auto"/>
        <w:jc w:val="both"/>
        <w:rPr>
          <w:rFonts w:asciiTheme="minorHAnsi" w:hAnsiTheme="minorHAnsi" w:cstheme="minorHAnsi"/>
          <w:sz w:val="24"/>
          <w:lang w:val="fr-FR"/>
        </w:rPr>
      </w:pPr>
      <w:r w:rsidRPr="005B2469">
        <w:rPr>
          <w:rFonts w:asciiTheme="minorHAnsi" w:hAnsiTheme="minorHAnsi" w:cstheme="minorHAnsi"/>
          <w:sz w:val="24"/>
          <w:lang w:val="fr-FR"/>
        </w:rPr>
        <w:t>Il rend compte des besoins exprimés au cours d’interviews et démonstrations effectuées auprès d</w:t>
      </w:r>
      <w:r w:rsidR="00FA5EB0" w:rsidRPr="005B2469">
        <w:rPr>
          <w:rFonts w:asciiTheme="minorHAnsi" w:hAnsiTheme="minorHAnsi" w:cstheme="minorHAnsi"/>
          <w:sz w:val="24"/>
          <w:lang w:val="fr-FR"/>
        </w:rPr>
        <w:t>e l’équipe projet</w:t>
      </w:r>
      <w:r w:rsidRPr="005B2469">
        <w:rPr>
          <w:rFonts w:asciiTheme="minorHAnsi" w:hAnsiTheme="minorHAnsi" w:cstheme="minorHAnsi"/>
          <w:sz w:val="24"/>
          <w:lang w:val="fr-FR"/>
        </w:rPr>
        <w:t xml:space="preserve"> et des différences fonctionnelles entre</w:t>
      </w:r>
    </w:p>
    <w:p w14:paraId="04DF2831" w14:textId="54E67851" w:rsidR="00773091" w:rsidRPr="005B2469" w:rsidRDefault="00773091" w:rsidP="00020257">
      <w:pPr>
        <w:numPr>
          <w:ilvl w:val="0"/>
          <w:numId w:val="6"/>
        </w:numPr>
        <w:spacing w:line="276" w:lineRule="auto"/>
        <w:ind w:left="360"/>
        <w:jc w:val="both"/>
        <w:rPr>
          <w:rFonts w:asciiTheme="minorHAnsi" w:hAnsiTheme="minorHAnsi" w:cstheme="minorHAnsi"/>
          <w:sz w:val="24"/>
          <w:lang w:val="fr-FR"/>
        </w:rPr>
      </w:pPr>
      <w:r w:rsidRPr="005B2469">
        <w:rPr>
          <w:rFonts w:asciiTheme="minorHAnsi" w:hAnsiTheme="minorHAnsi" w:cstheme="minorHAnsi"/>
          <w:sz w:val="24"/>
          <w:lang w:val="fr-FR"/>
        </w:rPr>
        <w:t xml:space="preserve">D’une Part le Progiciel </w:t>
      </w:r>
      <w:r w:rsidR="00FA5EB0" w:rsidRPr="005B2469">
        <w:rPr>
          <w:rFonts w:asciiTheme="minorHAnsi" w:hAnsiTheme="minorHAnsi" w:cstheme="minorHAnsi"/>
          <w:sz w:val="24"/>
          <w:lang w:val="fr-FR"/>
        </w:rPr>
        <w:t xml:space="preserve">ISKA CONTRAT </w:t>
      </w:r>
    </w:p>
    <w:p w14:paraId="0F8676BC" w14:textId="5F9F59A4" w:rsidR="00773091" w:rsidRPr="005B2469" w:rsidRDefault="00773091" w:rsidP="00020257">
      <w:pPr>
        <w:numPr>
          <w:ilvl w:val="0"/>
          <w:numId w:val="6"/>
        </w:numPr>
        <w:spacing w:line="276" w:lineRule="auto"/>
        <w:ind w:left="360"/>
        <w:jc w:val="both"/>
        <w:rPr>
          <w:rFonts w:asciiTheme="minorHAnsi" w:hAnsiTheme="minorHAnsi" w:cstheme="minorHAnsi"/>
          <w:sz w:val="24"/>
          <w:lang w:val="fr-FR"/>
        </w:rPr>
      </w:pPr>
      <w:r w:rsidRPr="005B2469">
        <w:rPr>
          <w:rFonts w:asciiTheme="minorHAnsi" w:hAnsiTheme="minorHAnsi" w:cstheme="minorHAnsi"/>
          <w:sz w:val="24"/>
          <w:lang w:val="fr-FR"/>
        </w:rPr>
        <w:t>Et d’autre part,</w:t>
      </w:r>
      <w:r w:rsidR="00332BD1" w:rsidRPr="005B2469">
        <w:rPr>
          <w:rFonts w:asciiTheme="minorHAnsi" w:hAnsiTheme="minorHAnsi" w:cstheme="minorHAnsi"/>
          <w:sz w:val="24"/>
          <w:lang w:val="fr-FR"/>
        </w:rPr>
        <w:t xml:space="preserve"> </w:t>
      </w:r>
      <w:r w:rsidRPr="005B2469">
        <w:rPr>
          <w:rFonts w:asciiTheme="minorHAnsi" w:hAnsiTheme="minorHAnsi" w:cstheme="minorHAnsi"/>
          <w:sz w:val="24"/>
          <w:lang w:val="fr-FR"/>
        </w:rPr>
        <w:t xml:space="preserve">les Besoins </w:t>
      </w:r>
      <w:r w:rsidR="00FA5EB0" w:rsidRPr="005B2469">
        <w:rPr>
          <w:rFonts w:asciiTheme="minorHAnsi" w:hAnsiTheme="minorHAnsi" w:cstheme="minorHAnsi"/>
          <w:sz w:val="24"/>
          <w:lang w:val="fr-FR"/>
        </w:rPr>
        <w:t>exprimé</w:t>
      </w:r>
      <w:r w:rsidR="00924E40">
        <w:rPr>
          <w:rFonts w:asciiTheme="minorHAnsi" w:hAnsiTheme="minorHAnsi" w:cstheme="minorHAnsi"/>
          <w:sz w:val="24"/>
          <w:lang w:val="fr-FR"/>
        </w:rPr>
        <w:t>s</w:t>
      </w:r>
      <w:r w:rsidR="00FA5EB0" w:rsidRPr="005B2469">
        <w:rPr>
          <w:rFonts w:asciiTheme="minorHAnsi" w:hAnsiTheme="minorHAnsi" w:cstheme="minorHAnsi"/>
          <w:sz w:val="24"/>
          <w:lang w:val="fr-FR"/>
        </w:rPr>
        <w:t xml:space="preserve"> dans le cahier de </w:t>
      </w:r>
      <w:r w:rsidR="003D56E4" w:rsidRPr="005B2469">
        <w:rPr>
          <w:rFonts w:asciiTheme="minorHAnsi" w:hAnsiTheme="minorHAnsi" w:cstheme="minorHAnsi"/>
          <w:sz w:val="24"/>
          <w:lang w:val="fr-FR"/>
        </w:rPr>
        <w:t>charges.</w:t>
      </w:r>
    </w:p>
    <w:p w14:paraId="3485CFAE" w14:textId="1134989A" w:rsidR="00773091" w:rsidRPr="005B2469" w:rsidRDefault="00773091" w:rsidP="00020257">
      <w:pPr>
        <w:spacing w:line="276" w:lineRule="auto"/>
        <w:ind w:left="-57" w:right="20"/>
        <w:jc w:val="both"/>
        <w:rPr>
          <w:rFonts w:asciiTheme="minorHAnsi" w:hAnsiTheme="minorHAnsi" w:cstheme="minorHAnsi"/>
          <w:sz w:val="24"/>
          <w:lang w:val="fr-FR"/>
        </w:rPr>
      </w:pPr>
      <w:r w:rsidRPr="005B2469">
        <w:rPr>
          <w:rFonts w:asciiTheme="minorHAnsi" w:hAnsiTheme="minorHAnsi" w:cstheme="minorHAnsi"/>
          <w:sz w:val="24"/>
          <w:lang w:val="fr-FR"/>
        </w:rPr>
        <w:lastRenderedPageBreak/>
        <w:t xml:space="preserve">Ce rapport ne reprend pas en </w:t>
      </w:r>
      <w:r w:rsidR="00924E40">
        <w:rPr>
          <w:rFonts w:asciiTheme="minorHAnsi" w:hAnsiTheme="minorHAnsi" w:cstheme="minorHAnsi"/>
          <w:sz w:val="24"/>
          <w:lang w:val="fr-FR"/>
        </w:rPr>
        <w:t>compte</w:t>
      </w:r>
      <w:r w:rsidRPr="005B2469">
        <w:rPr>
          <w:rFonts w:asciiTheme="minorHAnsi" w:hAnsiTheme="minorHAnsi" w:cstheme="minorHAnsi"/>
          <w:sz w:val="24"/>
          <w:lang w:val="fr-FR"/>
        </w:rPr>
        <w:t xml:space="preserve"> l’ensemble des fonctionnalités présentées dans le cadre des ateliers. Ainsi, d’une manière générale, toutes les fonctions qui seront utilisées dans le </w:t>
      </w:r>
      <w:r w:rsidR="003D56E4" w:rsidRPr="005B2469">
        <w:rPr>
          <w:rFonts w:asciiTheme="minorHAnsi" w:hAnsiTheme="minorHAnsi" w:cstheme="minorHAnsi"/>
          <w:sz w:val="24"/>
          <w:lang w:val="fr-FR"/>
        </w:rPr>
        <w:t>progiciel ISKA</w:t>
      </w:r>
      <w:r w:rsidR="00FA5EB0" w:rsidRPr="005B2469">
        <w:rPr>
          <w:rFonts w:asciiTheme="minorHAnsi" w:hAnsiTheme="minorHAnsi" w:cstheme="minorHAnsi"/>
          <w:sz w:val="24"/>
          <w:lang w:val="fr-FR"/>
        </w:rPr>
        <w:t xml:space="preserve"> </w:t>
      </w:r>
      <w:r w:rsidR="003D56E4" w:rsidRPr="005B2469">
        <w:rPr>
          <w:rFonts w:asciiTheme="minorHAnsi" w:hAnsiTheme="minorHAnsi" w:cstheme="minorHAnsi"/>
          <w:sz w:val="24"/>
          <w:lang w:val="fr-FR"/>
        </w:rPr>
        <w:t>CONTRAT de</w:t>
      </w:r>
      <w:r w:rsidRPr="005B2469">
        <w:rPr>
          <w:rFonts w:asciiTheme="minorHAnsi" w:hAnsiTheme="minorHAnsi" w:cstheme="minorHAnsi"/>
          <w:sz w:val="24"/>
          <w:lang w:val="fr-FR"/>
        </w:rPr>
        <w:t xml:space="preserve"> manière standard ne sont pas systématiquement décrites dans ce rapport.</w:t>
      </w:r>
    </w:p>
    <w:p w14:paraId="031D664B" w14:textId="19EA0D09" w:rsidR="003F5594" w:rsidRPr="005B2469" w:rsidRDefault="003F5594" w:rsidP="00020257">
      <w:pPr>
        <w:spacing w:line="276" w:lineRule="auto"/>
        <w:ind w:firstLine="357"/>
        <w:jc w:val="both"/>
        <w:rPr>
          <w:rFonts w:asciiTheme="minorHAnsi" w:hAnsiTheme="minorHAnsi" w:cstheme="minorHAnsi"/>
          <w:sz w:val="24"/>
          <w:u w:val="single"/>
          <w:lang w:val="fr-FR"/>
        </w:rPr>
      </w:pPr>
    </w:p>
    <w:p w14:paraId="695A7918" w14:textId="6AB62253" w:rsidR="003F5594" w:rsidRPr="005B2469" w:rsidRDefault="003F5594" w:rsidP="00ED60C8">
      <w:pPr>
        <w:rPr>
          <w:rFonts w:asciiTheme="minorHAnsi" w:hAnsiTheme="minorHAnsi" w:cstheme="minorHAnsi"/>
          <w:sz w:val="24"/>
          <w:u w:val="single"/>
          <w:lang w:val="fr-FR"/>
        </w:rPr>
      </w:pPr>
    </w:p>
    <w:p w14:paraId="684FAEEE" w14:textId="77777777" w:rsidR="00ED60C8" w:rsidRPr="005B2469" w:rsidRDefault="00ED60C8" w:rsidP="00ED60C8">
      <w:pPr>
        <w:rPr>
          <w:rFonts w:asciiTheme="minorHAnsi" w:hAnsiTheme="minorHAnsi" w:cstheme="minorHAnsi"/>
          <w:sz w:val="24"/>
          <w:u w:val="single"/>
          <w:lang w:val="fr-FR"/>
        </w:rPr>
      </w:pPr>
    </w:p>
    <w:p w14:paraId="42ABAA0D" w14:textId="4EA791C8" w:rsidR="00F044F0" w:rsidRPr="005B2469" w:rsidRDefault="00F044F0" w:rsidP="00773091">
      <w:pPr>
        <w:ind w:firstLine="357"/>
        <w:rPr>
          <w:rFonts w:asciiTheme="minorHAnsi" w:hAnsiTheme="minorHAnsi" w:cstheme="minorHAnsi"/>
          <w:sz w:val="24"/>
          <w:u w:val="single"/>
          <w:lang w:val="fr-FR"/>
        </w:rPr>
      </w:pPr>
    </w:p>
    <w:p w14:paraId="4E445E8B" w14:textId="77777777" w:rsidR="00C0357A" w:rsidRPr="005B2469" w:rsidRDefault="00C0357A" w:rsidP="00773091">
      <w:pPr>
        <w:ind w:firstLine="357"/>
        <w:rPr>
          <w:rFonts w:asciiTheme="minorHAnsi" w:hAnsiTheme="minorHAnsi" w:cstheme="minorHAnsi"/>
          <w:sz w:val="24"/>
          <w:u w:val="single"/>
          <w:lang w:val="fr-FR"/>
        </w:rPr>
      </w:pPr>
    </w:p>
    <w:p w14:paraId="2FEBD636" w14:textId="77777777" w:rsidR="00C0357A" w:rsidRPr="005B2469" w:rsidRDefault="00C0357A" w:rsidP="00773091">
      <w:pPr>
        <w:ind w:firstLine="357"/>
        <w:rPr>
          <w:rFonts w:asciiTheme="minorHAnsi" w:hAnsiTheme="minorHAnsi" w:cstheme="minorHAnsi"/>
          <w:sz w:val="24"/>
          <w:u w:val="single"/>
          <w:lang w:val="fr-FR"/>
        </w:rPr>
      </w:pPr>
    </w:p>
    <w:p w14:paraId="058595AF" w14:textId="77777777" w:rsidR="00C0357A" w:rsidRPr="005B2469" w:rsidRDefault="00C0357A" w:rsidP="00773091">
      <w:pPr>
        <w:ind w:firstLine="357"/>
        <w:rPr>
          <w:rFonts w:asciiTheme="minorHAnsi" w:hAnsiTheme="minorHAnsi" w:cstheme="minorHAnsi"/>
          <w:sz w:val="24"/>
          <w:u w:val="single"/>
          <w:lang w:val="fr-FR"/>
        </w:rPr>
      </w:pPr>
    </w:p>
    <w:p w14:paraId="70CC19A9" w14:textId="77777777" w:rsidR="00C0357A" w:rsidRPr="005B2469" w:rsidRDefault="00C0357A" w:rsidP="00773091">
      <w:pPr>
        <w:ind w:firstLine="357"/>
        <w:rPr>
          <w:rFonts w:asciiTheme="minorHAnsi" w:hAnsiTheme="minorHAnsi" w:cstheme="minorHAnsi"/>
          <w:sz w:val="24"/>
          <w:u w:val="single"/>
          <w:lang w:val="fr-FR"/>
        </w:rPr>
      </w:pPr>
    </w:p>
    <w:p w14:paraId="61016659" w14:textId="77777777" w:rsidR="00C0357A" w:rsidRPr="005B2469" w:rsidRDefault="00C0357A" w:rsidP="00773091">
      <w:pPr>
        <w:ind w:firstLine="357"/>
        <w:rPr>
          <w:rFonts w:asciiTheme="minorHAnsi" w:hAnsiTheme="minorHAnsi" w:cstheme="minorHAnsi"/>
          <w:sz w:val="24"/>
          <w:u w:val="single"/>
          <w:lang w:val="fr-FR"/>
        </w:rPr>
      </w:pPr>
    </w:p>
    <w:p w14:paraId="0DC04B36" w14:textId="77777777" w:rsidR="00C0357A" w:rsidRPr="005B2469" w:rsidRDefault="00C0357A" w:rsidP="00773091">
      <w:pPr>
        <w:ind w:firstLine="357"/>
        <w:rPr>
          <w:rFonts w:asciiTheme="minorHAnsi" w:hAnsiTheme="minorHAnsi" w:cstheme="minorHAnsi"/>
          <w:sz w:val="24"/>
          <w:u w:val="single"/>
          <w:lang w:val="fr-FR"/>
        </w:rPr>
      </w:pPr>
    </w:p>
    <w:p w14:paraId="25121928" w14:textId="77777777" w:rsidR="00C0357A" w:rsidRPr="005B2469" w:rsidRDefault="00C0357A" w:rsidP="00773091">
      <w:pPr>
        <w:ind w:firstLine="357"/>
        <w:rPr>
          <w:rFonts w:asciiTheme="minorHAnsi" w:hAnsiTheme="minorHAnsi" w:cstheme="minorHAnsi"/>
          <w:sz w:val="24"/>
          <w:u w:val="single"/>
          <w:lang w:val="fr-FR"/>
        </w:rPr>
      </w:pPr>
    </w:p>
    <w:p w14:paraId="425BD265" w14:textId="77777777" w:rsidR="00C0357A" w:rsidRPr="005B2469" w:rsidRDefault="00C0357A" w:rsidP="00773091">
      <w:pPr>
        <w:ind w:firstLine="357"/>
        <w:rPr>
          <w:rFonts w:asciiTheme="minorHAnsi" w:hAnsiTheme="minorHAnsi" w:cstheme="minorHAnsi"/>
          <w:sz w:val="24"/>
          <w:u w:val="single"/>
          <w:lang w:val="fr-FR"/>
        </w:rPr>
      </w:pPr>
    </w:p>
    <w:p w14:paraId="57A355BD" w14:textId="77777777" w:rsidR="00C0357A" w:rsidRPr="005B2469" w:rsidRDefault="00C0357A" w:rsidP="00773091">
      <w:pPr>
        <w:ind w:firstLine="357"/>
        <w:rPr>
          <w:rFonts w:asciiTheme="minorHAnsi" w:hAnsiTheme="minorHAnsi" w:cstheme="minorHAnsi"/>
          <w:sz w:val="24"/>
          <w:u w:val="single"/>
          <w:lang w:val="fr-FR"/>
        </w:rPr>
      </w:pPr>
    </w:p>
    <w:p w14:paraId="301D26D4" w14:textId="77777777" w:rsidR="00C0357A" w:rsidRPr="005B2469" w:rsidRDefault="00C0357A" w:rsidP="00773091">
      <w:pPr>
        <w:ind w:firstLine="357"/>
        <w:rPr>
          <w:rFonts w:asciiTheme="minorHAnsi" w:hAnsiTheme="minorHAnsi" w:cstheme="minorHAnsi"/>
          <w:sz w:val="24"/>
          <w:u w:val="single"/>
          <w:lang w:val="fr-FR"/>
        </w:rPr>
      </w:pPr>
    </w:p>
    <w:p w14:paraId="69674D75" w14:textId="77777777" w:rsidR="00C0357A" w:rsidRPr="005B2469" w:rsidRDefault="00C0357A" w:rsidP="00773091">
      <w:pPr>
        <w:ind w:firstLine="357"/>
        <w:rPr>
          <w:rFonts w:asciiTheme="minorHAnsi" w:hAnsiTheme="minorHAnsi" w:cstheme="minorHAnsi"/>
          <w:sz w:val="24"/>
          <w:u w:val="single"/>
          <w:lang w:val="fr-FR"/>
        </w:rPr>
      </w:pPr>
    </w:p>
    <w:p w14:paraId="3B13756B" w14:textId="77777777" w:rsidR="00C0357A" w:rsidRPr="005B2469" w:rsidRDefault="00C0357A" w:rsidP="00773091">
      <w:pPr>
        <w:ind w:firstLine="357"/>
        <w:rPr>
          <w:rFonts w:asciiTheme="minorHAnsi" w:hAnsiTheme="minorHAnsi" w:cstheme="minorHAnsi"/>
          <w:sz w:val="24"/>
          <w:u w:val="single"/>
          <w:lang w:val="fr-FR"/>
        </w:rPr>
      </w:pPr>
    </w:p>
    <w:p w14:paraId="748C63A2" w14:textId="77777777" w:rsidR="00C0357A" w:rsidRPr="005B2469" w:rsidRDefault="00C0357A" w:rsidP="00773091">
      <w:pPr>
        <w:ind w:firstLine="357"/>
        <w:rPr>
          <w:rFonts w:asciiTheme="minorHAnsi" w:hAnsiTheme="minorHAnsi" w:cstheme="minorHAnsi"/>
          <w:sz w:val="24"/>
          <w:u w:val="single"/>
          <w:lang w:val="fr-FR"/>
        </w:rPr>
      </w:pPr>
    </w:p>
    <w:p w14:paraId="48D72EEB" w14:textId="77777777" w:rsidR="00C0357A" w:rsidRPr="005B2469" w:rsidRDefault="00C0357A" w:rsidP="00773091">
      <w:pPr>
        <w:ind w:firstLine="357"/>
        <w:rPr>
          <w:rFonts w:asciiTheme="minorHAnsi" w:hAnsiTheme="minorHAnsi" w:cstheme="minorHAnsi"/>
          <w:sz w:val="24"/>
          <w:u w:val="single"/>
          <w:lang w:val="fr-FR"/>
        </w:rPr>
      </w:pPr>
    </w:p>
    <w:p w14:paraId="022FCAF6" w14:textId="77777777" w:rsidR="00C0357A" w:rsidRPr="005B2469" w:rsidRDefault="00C0357A" w:rsidP="00773091">
      <w:pPr>
        <w:ind w:firstLine="357"/>
        <w:rPr>
          <w:rFonts w:asciiTheme="minorHAnsi" w:hAnsiTheme="minorHAnsi" w:cstheme="minorHAnsi"/>
          <w:sz w:val="24"/>
          <w:u w:val="single"/>
          <w:lang w:val="fr-FR"/>
        </w:rPr>
      </w:pPr>
    </w:p>
    <w:p w14:paraId="6FFBAFD2" w14:textId="35DCC10D" w:rsidR="004B6F72" w:rsidRPr="00F52E12" w:rsidRDefault="005B2469" w:rsidP="00F52E12">
      <w:pPr>
        <w:pStyle w:val="Titre1"/>
        <w:rPr>
          <w:rStyle w:val="lev"/>
          <w:rFonts w:asciiTheme="minorHAnsi" w:hAnsiTheme="minorHAnsi" w:cstheme="minorHAnsi"/>
          <w:b/>
          <w:lang w:val="fr-FR"/>
        </w:rPr>
      </w:pPr>
      <w:bookmarkStart w:id="3" w:name="_Toc46242820"/>
      <w:r w:rsidRPr="00F52E12">
        <w:rPr>
          <w:rStyle w:val="lev"/>
          <w:rFonts w:asciiTheme="minorHAnsi" w:hAnsiTheme="minorHAnsi" w:cstheme="minorHAnsi"/>
          <w:b/>
          <w:lang w:val="fr-FR"/>
        </w:rPr>
        <w:t>I-</w:t>
      </w:r>
      <w:r w:rsidR="004B6F72" w:rsidRPr="004A6A7E">
        <w:rPr>
          <w:rStyle w:val="lev"/>
          <w:rFonts w:asciiTheme="minorHAnsi" w:hAnsiTheme="minorHAnsi" w:cstheme="minorHAnsi"/>
          <w:b/>
          <w:u w:val="single"/>
          <w:lang w:val="fr-FR"/>
        </w:rPr>
        <w:t>PÉRIMÈTRE DU DOSSIER</w:t>
      </w:r>
      <w:bookmarkEnd w:id="3"/>
      <w:r w:rsidR="004B6F72" w:rsidRPr="004A6A7E">
        <w:rPr>
          <w:rStyle w:val="lev"/>
          <w:rFonts w:asciiTheme="minorHAnsi" w:hAnsiTheme="minorHAnsi" w:cstheme="minorHAnsi"/>
          <w:b/>
          <w:u w:val="single"/>
          <w:lang w:val="fr-FR"/>
        </w:rPr>
        <w:t xml:space="preserve"> DE CONCEPTION GENERALE</w:t>
      </w:r>
      <w:r w:rsidR="00F52E12" w:rsidRPr="00F52E12">
        <w:rPr>
          <w:rStyle w:val="lev"/>
          <w:rFonts w:asciiTheme="minorHAnsi" w:hAnsiTheme="minorHAnsi" w:cstheme="minorHAnsi"/>
          <w:b/>
          <w:lang w:val="fr-FR"/>
        </w:rPr>
        <w:t>.</w:t>
      </w:r>
    </w:p>
    <w:p w14:paraId="587376D9" w14:textId="680471B4" w:rsidR="006A3FF6" w:rsidRPr="005B2469" w:rsidRDefault="006A3FF6" w:rsidP="006A3FF6">
      <w:pPr>
        <w:rPr>
          <w:rFonts w:asciiTheme="minorHAnsi" w:hAnsiTheme="minorHAnsi" w:cstheme="minorHAnsi"/>
          <w:lang w:val="fr-FR" w:eastAsia="en-US"/>
        </w:rPr>
      </w:pPr>
    </w:p>
    <w:p w14:paraId="49053289" w14:textId="5B455DB8" w:rsidR="00ED60C8" w:rsidRPr="00020257" w:rsidRDefault="00ED60C8" w:rsidP="00020257">
      <w:pPr>
        <w:pStyle w:val="Corpsdetexte"/>
        <w:spacing w:before="1" w:line="276" w:lineRule="auto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>Le périmètre fonctionnel couvre les domaines suivants :</w:t>
      </w:r>
    </w:p>
    <w:p w14:paraId="7DA00C8A" w14:textId="77777777" w:rsidR="00F52E12" w:rsidRPr="00020257" w:rsidRDefault="00F52E12" w:rsidP="00020257">
      <w:pPr>
        <w:pStyle w:val="Corpsdetexte"/>
        <w:spacing w:before="1" w:line="276" w:lineRule="auto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3891B851" w14:textId="045D8D18" w:rsidR="00ED60C8" w:rsidRPr="00020257" w:rsidRDefault="00ED60C8" w:rsidP="00020257">
      <w:pPr>
        <w:pStyle w:val="Paragraphedeliste"/>
        <w:widowControl/>
        <w:numPr>
          <w:ilvl w:val="0"/>
          <w:numId w:val="36"/>
        </w:numPr>
        <w:adjustRightInd w:val="0"/>
        <w:spacing w:after="147" w:line="276" w:lineRule="auto"/>
        <w:contextualSpacing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>Les contrats, demande de contrat</w:t>
      </w:r>
      <w:r w:rsidR="00924E40">
        <w:rPr>
          <w:rFonts w:asciiTheme="minorHAnsi" w:hAnsiTheme="minorHAnsi" w:cstheme="minorHAnsi"/>
          <w:color w:val="000000" w:themeColor="text1"/>
          <w:sz w:val="24"/>
          <w:szCs w:val="24"/>
        </w:rPr>
        <w:t>s</w:t>
      </w:r>
      <w:r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type de </w:t>
      </w:r>
      <w:r w:rsidR="00F52E12"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>contrat</w:t>
      </w:r>
      <w:r w:rsidR="00924E40">
        <w:rPr>
          <w:rFonts w:asciiTheme="minorHAnsi" w:hAnsiTheme="minorHAnsi" w:cstheme="minorHAnsi"/>
          <w:color w:val="000000" w:themeColor="text1"/>
          <w:sz w:val="24"/>
          <w:szCs w:val="24"/>
        </w:rPr>
        <w:t>s</w:t>
      </w:r>
      <w:r w:rsidR="00F52E12"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</w:p>
    <w:p w14:paraId="0BB0D1B5" w14:textId="31451917" w:rsidR="00ED60C8" w:rsidRPr="00020257" w:rsidRDefault="00ED60C8" w:rsidP="00020257">
      <w:pPr>
        <w:pStyle w:val="Paragraphedeliste"/>
        <w:widowControl/>
        <w:numPr>
          <w:ilvl w:val="0"/>
          <w:numId w:val="36"/>
        </w:numPr>
        <w:adjustRightInd w:val="0"/>
        <w:spacing w:after="147" w:line="276" w:lineRule="auto"/>
        <w:contextualSpacing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>Les demandes d’avis et de consultation juridiques</w:t>
      </w:r>
      <w:r w:rsidR="00F52E12"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</w:p>
    <w:p w14:paraId="1969C8B3" w14:textId="42E06398" w:rsidR="00ED60C8" w:rsidRPr="00020257" w:rsidRDefault="00ED60C8" w:rsidP="00020257">
      <w:pPr>
        <w:pStyle w:val="Paragraphedeliste"/>
        <w:widowControl/>
        <w:numPr>
          <w:ilvl w:val="0"/>
          <w:numId w:val="36"/>
        </w:numPr>
        <w:adjustRightInd w:val="0"/>
        <w:spacing w:after="147" w:line="276" w:lineRule="auto"/>
        <w:contextualSpacing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>Les affaires Contentieuses</w:t>
      </w:r>
      <w:r w:rsidR="00F52E12"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</w:p>
    <w:p w14:paraId="0A453A7F" w14:textId="7D3B4066" w:rsidR="00ED60C8" w:rsidRPr="00020257" w:rsidRDefault="00CD2DF0" w:rsidP="00020257">
      <w:pPr>
        <w:pStyle w:val="Paragraphedeliste"/>
        <w:widowControl/>
        <w:numPr>
          <w:ilvl w:val="0"/>
          <w:numId w:val="36"/>
        </w:numPr>
        <w:adjustRightInd w:val="0"/>
        <w:spacing w:after="147" w:line="276" w:lineRule="auto"/>
        <w:contextualSpacing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>La matrice</w:t>
      </w:r>
      <w:r w:rsidR="00ED60C8"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des obligations règlementaires</w:t>
      </w:r>
      <w:r w:rsidR="00F52E12"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</w:p>
    <w:p w14:paraId="1CE1C7D8" w14:textId="46DE03A2" w:rsidR="00ED60C8" w:rsidRPr="00020257" w:rsidRDefault="00ED60C8" w:rsidP="00020257">
      <w:pPr>
        <w:pStyle w:val="Paragraphedeliste"/>
        <w:widowControl/>
        <w:numPr>
          <w:ilvl w:val="0"/>
          <w:numId w:val="36"/>
        </w:numPr>
        <w:adjustRightInd w:val="0"/>
        <w:spacing w:after="147" w:line="276" w:lineRule="auto"/>
        <w:contextualSpacing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>Les demandes d’autorisation pour les offres commerciales</w:t>
      </w:r>
      <w:r w:rsidR="00F52E12"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</w:p>
    <w:p w14:paraId="3C62619A" w14:textId="5164FC92" w:rsidR="00ED60C8" w:rsidRPr="00020257" w:rsidRDefault="00ED60C8" w:rsidP="00020257">
      <w:pPr>
        <w:pStyle w:val="Paragraphedeliste"/>
        <w:widowControl/>
        <w:numPr>
          <w:ilvl w:val="0"/>
          <w:numId w:val="36"/>
        </w:numPr>
        <w:adjustRightInd w:val="0"/>
        <w:spacing w:after="147" w:line="276" w:lineRule="auto"/>
        <w:contextualSpacing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>Les rapports et les statistiques</w:t>
      </w:r>
      <w:r w:rsidR="00F52E12"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  <w:r w:rsidRPr="00020257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</w:p>
    <w:p w14:paraId="31E2116F" w14:textId="77777777" w:rsidR="006A3FF6" w:rsidRPr="00020257" w:rsidRDefault="006A3FF6" w:rsidP="00020257">
      <w:pPr>
        <w:spacing w:line="276" w:lineRule="auto"/>
        <w:jc w:val="both"/>
        <w:rPr>
          <w:rFonts w:asciiTheme="minorHAnsi" w:hAnsiTheme="minorHAnsi" w:cstheme="minorHAnsi"/>
          <w:color w:val="000000" w:themeColor="text1"/>
          <w:sz w:val="24"/>
          <w:lang w:val="fr-FR" w:eastAsia="en-US"/>
        </w:rPr>
      </w:pPr>
    </w:p>
    <w:p w14:paraId="5FCA92FD" w14:textId="5F136DCE" w:rsidR="00F044F0" w:rsidRPr="005B2469" w:rsidRDefault="00F044F0" w:rsidP="006A3FF6">
      <w:pPr>
        <w:pStyle w:val="Corpsdetexte"/>
        <w:spacing w:before="117" w:line="276" w:lineRule="auto"/>
        <w:ind w:right="1071"/>
        <w:jc w:val="both"/>
        <w:rPr>
          <w:rFonts w:asciiTheme="minorHAnsi" w:hAnsiTheme="minorHAnsi" w:cstheme="minorHAnsi"/>
          <w:color w:val="57575A"/>
        </w:rPr>
      </w:pPr>
    </w:p>
    <w:p w14:paraId="07685833" w14:textId="490C4045" w:rsidR="00F044F0" w:rsidRPr="005B2469" w:rsidRDefault="00F044F0" w:rsidP="00F044F0">
      <w:pPr>
        <w:pStyle w:val="Corpsdetexte"/>
        <w:spacing w:before="117" w:line="276" w:lineRule="auto"/>
        <w:ind w:left="914" w:right="1071"/>
        <w:jc w:val="both"/>
        <w:rPr>
          <w:rFonts w:asciiTheme="minorHAnsi" w:hAnsiTheme="minorHAnsi" w:cstheme="minorHAnsi"/>
          <w:color w:val="57575A"/>
        </w:rPr>
      </w:pPr>
    </w:p>
    <w:p w14:paraId="760A6331" w14:textId="078C3DA0" w:rsidR="00F044F0" w:rsidRPr="005B2469" w:rsidRDefault="00F044F0" w:rsidP="00F044F0">
      <w:pPr>
        <w:pStyle w:val="Corpsdetexte"/>
        <w:spacing w:before="117" w:line="276" w:lineRule="auto"/>
        <w:ind w:left="914" w:right="1071"/>
        <w:jc w:val="both"/>
        <w:rPr>
          <w:rFonts w:asciiTheme="minorHAnsi" w:hAnsiTheme="minorHAnsi" w:cstheme="minorHAnsi"/>
        </w:rPr>
      </w:pPr>
    </w:p>
    <w:p w14:paraId="2A24C91E" w14:textId="60443AE5" w:rsidR="00F044F0" w:rsidRPr="005B2469" w:rsidRDefault="00F044F0" w:rsidP="00F044F0">
      <w:pPr>
        <w:pStyle w:val="Corpsdetexte"/>
        <w:spacing w:before="117" w:line="276" w:lineRule="auto"/>
        <w:ind w:left="914" w:right="1071"/>
        <w:jc w:val="both"/>
        <w:rPr>
          <w:rFonts w:asciiTheme="minorHAnsi" w:hAnsiTheme="minorHAnsi" w:cstheme="minorHAnsi"/>
        </w:rPr>
      </w:pPr>
    </w:p>
    <w:p w14:paraId="34944978" w14:textId="37D3581C" w:rsidR="00F044F0" w:rsidRPr="005B2469" w:rsidRDefault="00F044F0" w:rsidP="00F044F0">
      <w:pPr>
        <w:pStyle w:val="Corpsdetexte"/>
        <w:spacing w:before="117" w:line="276" w:lineRule="auto"/>
        <w:ind w:left="914" w:right="1071"/>
        <w:jc w:val="both"/>
        <w:rPr>
          <w:rFonts w:asciiTheme="minorHAnsi" w:hAnsiTheme="minorHAnsi" w:cstheme="minorHAnsi"/>
        </w:rPr>
      </w:pPr>
    </w:p>
    <w:p w14:paraId="41E80A01" w14:textId="7DD4AE6A" w:rsidR="00F044F0" w:rsidRPr="005B2469" w:rsidRDefault="00F044F0" w:rsidP="00F044F0">
      <w:pPr>
        <w:pStyle w:val="Corpsdetexte"/>
        <w:spacing w:before="117" w:line="276" w:lineRule="auto"/>
        <w:ind w:left="914" w:right="1071"/>
        <w:jc w:val="both"/>
        <w:rPr>
          <w:rFonts w:asciiTheme="minorHAnsi" w:hAnsiTheme="minorHAnsi" w:cstheme="minorHAnsi"/>
        </w:rPr>
      </w:pPr>
    </w:p>
    <w:p w14:paraId="6334017B" w14:textId="5D29B7F4" w:rsidR="00F044F0" w:rsidRPr="005B2469" w:rsidRDefault="00F044F0" w:rsidP="00F044F0">
      <w:pPr>
        <w:pStyle w:val="Corpsdetexte"/>
        <w:spacing w:before="117" w:line="276" w:lineRule="auto"/>
        <w:ind w:left="914" w:right="1071"/>
        <w:jc w:val="both"/>
        <w:rPr>
          <w:rFonts w:asciiTheme="minorHAnsi" w:hAnsiTheme="minorHAnsi" w:cstheme="minorHAnsi"/>
        </w:rPr>
      </w:pPr>
    </w:p>
    <w:p w14:paraId="2482F78A" w14:textId="4F5F3230" w:rsidR="00F044F0" w:rsidRPr="005B2469" w:rsidRDefault="00F044F0" w:rsidP="00F044F0">
      <w:pPr>
        <w:pStyle w:val="Corpsdetexte"/>
        <w:spacing w:before="117" w:line="276" w:lineRule="auto"/>
        <w:ind w:left="914" w:right="1071"/>
        <w:jc w:val="both"/>
        <w:rPr>
          <w:rFonts w:asciiTheme="minorHAnsi" w:hAnsiTheme="minorHAnsi" w:cstheme="minorHAnsi"/>
        </w:rPr>
      </w:pPr>
    </w:p>
    <w:p w14:paraId="1215391A" w14:textId="533C4FDE" w:rsidR="00F044F0" w:rsidRPr="005B2469" w:rsidRDefault="00F044F0" w:rsidP="00F044F0">
      <w:pPr>
        <w:pStyle w:val="Corpsdetexte"/>
        <w:spacing w:before="117" w:line="276" w:lineRule="auto"/>
        <w:ind w:left="914" w:right="1071"/>
        <w:jc w:val="both"/>
        <w:rPr>
          <w:rFonts w:asciiTheme="minorHAnsi" w:hAnsiTheme="minorHAnsi" w:cstheme="minorHAnsi"/>
        </w:rPr>
      </w:pPr>
    </w:p>
    <w:p w14:paraId="6D6A7CF2" w14:textId="77777777" w:rsidR="00405BE4" w:rsidRDefault="00405BE4" w:rsidP="00CE502B">
      <w:pPr>
        <w:pStyle w:val="Titre1"/>
        <w:rPr>
          <w:rStyle w:val="lev"/>
          <w:rFonts w:asciiTheme="minorHAnsi" w:hAnsiTheme="minorHAnsi" w:cstheme="minorHAnsi"/>
          <w:lang w:val="fr-FR"/>
        </w:rPr>
      </w:pPr>
    </w:p>
    <w:p w14:paraId="2948428E" w14:textId="77777777" w:rsidR="00405BE4" w:rsidRDefault="00405BE4" w:rsidP="003F73F1">
      <w:pPr>
        <w:pStyle w:val="Titre1"/>
        <w:jc w:val="center"/>
        <w:rPr>
          <w:rStyle w:val="lev"/>
          <w:rFonts w:asciiTheme="minorHAnsi" w:hAnsiTheme="minorHAnsi" w:cstheme="minorHAnsi"/>
          <w:lang w:val="fr-FR"/>
        </w:rPr>
      </w:pPr>
    </w:p>
    <w:p w14:paraId="33A6E2F1" w14:textId="1E79B547" w:rsidR="00FD21BD" w:rsidRPr="00405BE4" w:rsidRDefault="00405BE4" w:rsidP="00405BE4">
      <w:pPr>
        <w:pStyle w:val="Titre1"/>
        <w:rPr>
          <w:rFonts w:asciiTheme="minorHAnsi" w:hAnsiTheme="minorHAnsi" w:cstheme="minorHAnsi"/>
          <w:b w:val="0"/>
          <w:bCs/>
          <w:lang w:val="fr-FR"/>
        </w:rPr>
      </w:pPr>
      <w:r w:rsidRPr="00405BE4">
        <w:rPr>
          <w:rStyle w:val="lev"/>
          <w:rFonts w:asciiTheme="minorHAnsi" w:hAnsiTheme="minorHAnsi" w:cstheme="minorHAnsi"/>
          <w:b/>
          <w:lang w:val="fr-FR"/>
        </w:rPr>
        <w:t>II-</w:t>
      </w:r>
      <w:r w:rsidR="002155F8" w:rsidRPr="004A6A7E">
        <w:rPr>
          <w:rStyle w:val="lev"/>
          <w:rFonts w:asciiTheme="minorHAnsi" w:hAnsiTheme="minorHAnsi" w:cstheme="minorHAnsi"/>
          <w:b/>
          <w:u w:val="single"/>
          <w:lang w:val="fr-FR"/>
        </w:rPr>
        <w:t>RESUME DE GESTION</w:t>
      </w:r>
      <w:r w:rsidRPr="004A6A7E">
        <w:rPr>
          <w:rStyle w:val="lev"/>
          <w:rFonts w:asciiTheme="minorHAnsi" w:hAnsiTheme="minorHAnsi" w:cstheme="minorHAnsi"/>
          <w:b/>
          <w:u w:val="single"/>
          <w:lang w:val="fr-FR"/>
        </w:rPr>
        <w:t>.</w:t>
      </w:r>
      <w:r w:rsidR="002155F8" w:rsidRPr="00405BE4">
        <w:rPr>
          <w:rStyle w:val="lev"/>
          <w:rFonts w:asciiTheme="minorHAnsi" w:hAnsiTheme="minorHAnsi" w:cstheme="minorHAnsi"/>
          <w:b/>
          <w:lang w:val="fr-FR"/>
        </w:rPr>
        <w:t xml:space="preserve"> </w:t>
      </w:r>
      <w:bookmarkStart w:id="4" w:name="_Toc46244149"/>
    </w:p>
    <w:p w14:paraId="5EEFB246" w14:textId="0F399BA9" w:rsidR="002155F8" w:rsidRDefault="003748DC" w:rsidP="003748DC">
      <w:pPr>
        <w:pStyle w:val="Titre2"/>
        <w:rPr>
          <w:rFonts w:asciiTheme="minorHAnsi" w:hAnsiTheme="minorHAnsi" w:cstheme="minorHAnsi"/>
          <w:sz w:val="36"/>
          <w:szCs w:val="36"/>
          <w:lang w:val="fr-FR"/>
        </w:rPr>
      </w:pPr>
      <w:r w:rsidRPr="002A482D">
        <w:rPr>
          <w:rFonts w:asciiTheme="minorHAnsi" w:hAnsiTheme="minorHAnsi" w:cstheme="minorHAnsi"/>
          <w:sz w:val="36"/>
          <w:szCs w:val="36"/>
          <w:lang w:val="fr-FR"/>
        </w:rPr>
        <w:t xml:space="preserve">           </w:t>
      </w:r>
      <w:r w:rsidR="00F044F0" w:rsidRPr="002A482D">
        <w:rPr>
          <w:rFonts w:asciiTheme="minorHAnsi" w:hAnsiTheme="minorHAnsi" w:cstheme="minorHAnsi"/>
          <w:sz w:val="36"/>
          <w:szCs w:val="36"/>
          <w:lang w:val="fr-FR"/>
        </w:rPr>
        <w:t>I</w:t>
      </w:r>
      <w:r w:rsidRPr="002A482D">
        <w:rPr>
          <w:rFonts w:asciiTheme="minorHAnsi" w:hAnsiTheme="minorHAnsi" w:cstheme="minorHAnsi"/>
          <w:sz w:val="36"/>
          <w:szCs w:val="36"/>
          <w:lang w:val="fr-FR"/>
        </w:rPr>
        <w:t>I-</w:t>
      </w:r>
      <w:bookmarkEnd w:id="4"/>
      <w:r w:rsidR="002A482D" w:rsidRPr="002A482D">
        <w:rPr>
          <w:rFonts w:asciiTheme="minorHAnsi" w:hAnsiTheme="minorHAnsi" w:cstheme="minorHAnsi"/>
          <w:sz w:val="36"/>
          <w:szCs w:val="36"/>
          <w:lang w:val="fr-FR"/>
        </w:rPr>
        <w:t xml:space="preserve">1. </w:t>
      </w:r>
      <w:r w:rsidR="00AD07F0" w:rsidRPr="004A6A7E">
        <w:rPr>
          <w:rFonts w:asciiTheme="minorHAnsi" w:hAnsiTheme="minorHAnsi" w:cstheme="minorHAnsi"/>
          <w:sz w:val="36"/>
          <w:szCs w:val="36"/>
          <w:u w:val="single"/>
          <w:lang w:val="fr-FR"/>
        </w:rPr>
        <w:t>MENU PRINCIPAL</w:t>
      </w:r>
      <w:r w:rsidRPr="002A482D">
        <w:rPr>
          <w:rFonts w:asciiTheme="minorHAnsi" w:hAnsiTheme="minorHAnsi" w:cstheme="minorHAnsi"/>
          <w:sz w:val="36"/>
          <w:szCs w:val="36"/>
          <w:lang w:val="fr-FR"/>
        </w:rPr>
        <w:t>.</w:t>
      </w:r>
      <w:r w:rsidR="00AD07F0" w:rsidRPr="002A482D">
        <w:rPr>
          <w:rFonts w:asciiTheme="minorHAnsi" w:hAnsiTheme="minorHAnsi" w:cstheme="minorHAnsi"/>
          <w:sz w:val="36"/>
          <w:szCs w:val="36"/>
          <w:lang w:val="fr-FR"/>
        </w:rPr>
        <w:t xml:space="preserve"> </w:t>
      </w:r>
    </w:p>
    <w:p w14:paraId="1DC35178" w14:textId="77777777" w:rsidR="002A482D" w:rsidRPr="002A482D" w:rsidRDefault="002A482D" w:rsidP="002A482D">
      <w:pPr>
        <w:rPr>
          <w:lang w:val="fr-FR" w:eastAsia="en-US"/>
        </w:rPr>
      </w:pPr>
    </w:p>
    <w:p w14:paraId="7DD9EDA1" w14:textId="3DA01E9D" w:rsidR="00CA688D" w:rsidRPr="005B2469" w:rsidRDefault="00CA688D" w:rsidP="00CA688D">
      <w:pPr>
        <w:rPr>
          <w:rFonts w:asciiTheme="minorHAnsi" w:hAnsiTheme="minorHAnsi" w:cstheme="minorHAnsi"/>
          <w:lang w:val="fr-FR" w:eastAsia="en-US"/>
        </w:rPr>
      </w:pPr>
      <w:r w:rsidRPr="005B2469">
        <w:rPr>
          <w:rFonts w:asciiTheme="minorHAnsi" w:hAnsiTheme="minorHAnsi" w:cstheme="minorHAnsi"/>
          <w:lang w:val="fr-FR" w:eastAsia="en-US"/>
        </w:rPr>
        <w:t xml:space="preserve">Les rubriques du menu principal sont : </w:t>
      </w:r>
    </w:p>
    <w:p w14:paraId="42C34168" w14:textId="77777777" w:rsidR="00CA688D" w:rsidRPr="005B2469" w:rsidRDefault="00CA688D" w:rsidP="00CA688D">
      <w:pPr>
        <w:rPr>
          <w:rFonts w:asciiTheme="minorHAnsi" w:hAnsiTheme="minorHAnsi" w:cstheme="minorHAnsi"/>
          <w:lang w:val="fr-FR" w:eastAsia="en-US"/>
        </w:rPr>
      </w:pPr>
    </w:p>
    <w:p w14:paraId="19293705" w14:textId="257253B4" w:rsidR="00332BD1" w:rsidRPr="005B2469" w:rsidRDefault="00ED60C8" w:rsidP="00332BD1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0070C0"/>
          <w:sz w:val="24"/>
          <w:szCs w:val="24"/>
        </w:rPr>
      </w:pPr>
      <w:ins w:id="5" w:author="Dlg Dlg" w:date="2022-02-18T12:19:00Z">
        <w:r w:rsidRPr="005B2469">
          <w:rPr>
            <w:rFonts w:asciiTheme="minorHAnsi" w:hAnsiTheme="minorHAnsi" w:cstheme="minorHAnsi"/>
            <w:noProof/>
            <w:lang w:eastAsia="fr-FR"/>
            <w:rPrChange w:id="6">
              <w:rPr>
                <w:rFonts w:eastAsia="Times New Roman"/>
                <w:noProof/>
                <w:szCs w:val="24"/>
                <w:lang w:eastAsia="fr-FR"/>
              </w:rPr>
            </w:rPrChange>
          </w:rPr>
          <w:drawing>
            <wp:inline distT="0" distB="0" distL="0" distR="0" wp14:anchorId="0A0D7512" wp14:editId="06FCE62F">
              <wp:extent cx="2027583" cy="3379304"/>
              <wp:effectExtent l="0" t="0" r="0" b="0"/>
              <wp:docPr id="4" name="Imag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8"/>
                      <a:srcRect l="4128" t="7065" r="80893" b="3906"/>
                      <a:stretch/>
                    </pic:blipFill>
                    <pic:spPr bwMode="auto">
                      <a:xfrm>
                        <a:off x="0" y="0"/>
                        <a:ext cx="2049381" cy="341563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E01EDDE" w14:textId="1B0F3072" w:rsidR="00ED60C8" w:rsidRPr="005B2469" w:rsidRDefault="00ED60C8" w:rsidP="00332BD1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0070C0"/>
          <w:sz w:val="24"/>
          <w:szCs w:val="24"/>
        </w:rPr>
      </w:pPr>
    </w:p>
    <w:p w14:paraId="30C2543D" w14:textId="2A26854C" w:rsidR="00ED60C8" w:rsidRPr="005B2469" w:rsidRDefault="00ED60C8" w:rsidP="00332BD1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0070C0"/>
          <w:sz w:val="24"/>
          <w:szCs w:val="24"/>
        </w:rPr>
      </w:pPr>
    </w:p>
    <w:p w14:paraId="777A87C5" w14:textId="77777777" w:rsidR="00ED60C8" w:rsidRPr="005B2469" w:rsidRDefault="00ED60C8" w:rsidP="00332BD1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0070C0"/>
          <w:sz w:val="24"/>
          <w:szCs w:val="24"/>
        </w:rPr>
      </w:pPr>
    </w:p>
    <w:p w14:paraId="48DD2980" w14:textId="77777777" w:rsidR="002A482D" w:rsidRDefault="002A482D" w:rsidP="002A482D">
      <w:pPr>
        <w:pStyle w:val="Corpsdetexte"/>
        <w:spacing w:before="117" w:line="276" w:lineRule="auto"/>
        <w:ind w:left="360" w:right="1071"/>
        <w:rPr>
          <w:rFonts w:asciiTheme="minorHAnsi" w:hAnsiTheme="minorHAnsi" w:cstheme="minorHAnsi"/>
          <w:color w:val="0070C0"/>
          <w:sz w:val="36"/>
          <w:szCs w:val="36"/>
        </w:rPr>
      </w:pPr>
    </w:p>
    <w:p w14:paraId="79B41D47" w14:textId="051EE275" w:rsidR="003F73F1" w:rsidRPr="00CD2DF0" w:rsidRDefault="008C71A3" w:rsidP="00CD2DF0">
      <w:pPr>
        <w:pStyle w:val="Corpsdetexte"/>
        <w:spacing w:before="117" w:line="276" w:lineRule="auto"/>
        <w:ind w:left="360" w:right="1071"/>
        <w:rPr>
          <w:rFonts w:asciiTheme="minorHAnsi" w:hAnsiTheme="minorHAnsi" w:cstheme="minorHAnsi"/>
          <w:b/>
          <w:color w:val="0D0167"/>
          <w:sz w:val="36"/>
          <w:szCs w:val="36"/>
        </w:rPr>
      </w:pPr>
      <w:r>
        <w:rPr>
          <w:rFonts w:asciiTheme="minorHAnsi" w:hAnsiTheme="minorHAnsi" w:cstheme="minorHAnsi"/>
          <w:b/>
          <w:color w:val="0D0167"/>
          <w:sz w:val="36"/>
          <w:szCs w:val="36"/>
        </w:rPr>
        <w:t xml:space="preserve">                   </w:t>
      </w:r>
      <w:r w:rsidR="002A482D" w:rsidRPr="008C71A3">
        <w:rPr>
          <w:rFonts w:asciiTheme="minorHAnsi" w:hAnsiTheme="minorHAnsi" w:cstheme="minorHAnsi"/>
          <w:b/>
          <w:color w:val="0D0167"/>
          <w:sz w:val="36"/>
          <w:szCs w:val="36"/>
        </w:rPr>
        <w:t>II-</w:t>
      </w:r>
      <w:r w:rsidR="00924E40">
        <w:rPr>
          <w:rFonts w:asciiTheme="minorHAnsi" w:hAnsiTheme="minorHAnsi" w:cstheme="minorHAnsi"/>
          <w:b/>
          <w:color w:val="0D0167"/>
          <w:sz w:val="36"/>
          <w:szCs w:val="36"/>
        </w:rPr>
        <w:t>2</w:t>
      </w:r>
      <w:r w:rsidR="002A482D" w:rsidRPr="008C71A3">
        <w:rPr>
          <w:rFonts w:asciiTheme="minorHAnsi" w:hAnsiTheme="minorHAnsi" w:cstheme="minorHAnsi"/>
          <w:b/>
          <w:color w:val="0D0167"/>
          <w:sz w:val="36"/>
          <w:szCs w:val="36"/>
        </w:rPr>
        <w:t>)</w:t>
      </w:r>
      <w:r w:rsidR="00CA688D" w:rsidRPr="008C71A3">
        <w:rPr>
          <w:rFonts w:asciiTheme="minorHAnsi" w:hAnsiTheme="minorHAnsi" w:cstheme="minorHAnsi"/>
          <w:b/>
          <w:color w:val="0D0167"/>
          <w:sz w:val="36"/>
          <w:szCs w:val="36"/>
        </w:rPr>
        <w:t xml:space="preserve"> </w:t>
      </w:r>
      <w:r w:rsidR="002A482D" w:rsidRPr="004A6A7E">
        <w:rPr>
          <w:rFonts w:asciiTheme="minorHAnsi" w:hAnsiTheme="minorHAnsi" w:cstheme="minorHAnsi"/>
          <w:b/>
          <w:color w:val="0D0167"/>
          <w:sz w:val="36"/>
          <w:szCs w:val="36"/>
          <w:u w:val="single"/>
        </w:rPr>
        <w:t>DEMANDE DE CONTRAT.</w:t>
      </w:r>
    </w:p>
    <w:p w14:paraId="493BE6C5" w14:textId="65227B65" w:rsidR="002A482D" w:rsidRPr="00CD2DF0" w:rsidRDefault="003F73F1" w:rsidP="00CD2DF0">
      <w:pPr>
        <w:pStyle w:val="Corpsdetexte"/>
        <w:spacing w:before="117" w:line="276" w:lineRule="auto"/>
        <w:ind w:left="720" w:right="1071"/>
        <w:rPr>
          <w:rFonts w:asciiTheme="minorHAnsi" w:hAnsiTheme="minorHAnsi" w:cstheme="minorHAnsi"/>
          <w:color w:val="0070C0"/>
          <w:sz w:val="36"/>
          <w:szCs w:val="36"/>
        </w:rPr>
      </w:pPr>
      <w:r w:rsidRPr="005B2469">
        <w:rPr>
          <w:rFonts w:asciiTheme="minorHAnsi" w:hAnsiTheme="minorHAnsi" w:cstheme="minorHAnsi"/>
          <w:noProof/>
          <w:lang w:eastAsia="fr-FR"/>
        </w:rPr>
        <w:drawing>
          <wp:inline distT="0" distB="0" distL="0" distR="0" wp14:anchorId="15AE0867" wp14:editId="64F5D033">
            <wp:extent cx="5552661" cy="25576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76" t="8333" r="2380" b="6566"/>
                    <a:stretch/>
                  </pic:blipFill>
                  <pic:spPr bwMode="auto">
                    <a:xfrm>
                      <a:off x="0" y="0"/>
                      <a:ext cx="5574957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5CFA4" w14:textId="49A84906" w:rsidR="00687E8D" w:rsidRPr="0007779F" w:rsidRDefault="00687E8D" w:rsidP="0007779F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7779F">
        <w:rPr>
          <w:rFonts w:asciiTheme="minorHAnsi" w:hAnsiTheme="minorHAnsi" w:cstheme="minorHAnsi"/>
          <w:color w:val="00B050"/>
          <w:sz w:val="24"/>
          <w:szCs w:val="24"/>
        </w:rPr>
        <w:t xml:space="preserve">Workflow : </w:t>
      </w: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La demande de contrat sera effectuée par les agents de tous les services.</w:t>
      </w:r>
    </w:p>
    <w:p w14:paraId="655BC93D" w14:textId="77777777" w:rsidR="0007779F" w:rsidRDefault="00687E8D" w:rsidP="0007779F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Lorsqu’ un agent fait une demande de contrat</w:t>
      </w:r>
      <w:r w:rsidR="00EA4EB3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elle devra être </w:t>
      </w:r>
      <w:r w:rsidR="00AC7DA0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validée soit par</w:t>
      </w:r>
      <w:r w:rsidR="00387E72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son </w:t>
      </w:r>
      <w:r w:rsidR="00387E72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chef de service, soit </w:t>
      </w:r>
      <w:r w:rsid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par </w:t>
      </w:r>
      <w:r w:rsidR="00387E72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son chef de division ou son </w:t>
      </w: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directeur avant </w:t>
      </w:r>
      <w:r w:rsidR="00B90BCE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qu’elle ne</w:t>
      </w: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B90BCE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sorte du</w:t>
      </w: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service</w:t>
      </w:r>
      <w:r w:rsidR="00EA4EB3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ou de la direction.</w:t>
      </w: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 </w:t>
      </w:r>
      <w:r w:rsidR="00387E72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L</w:t>
      </w: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a demande va </w:t>
      </w:r>
      <w:r w:rsidR="00EA4EB3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ensuite </w:t>
      </w: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au service juridique pour traitement</w:t>
      </w:r>
      <w:r w:rsidR="00EA4EB3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. Le chef de service juridique</w:t>
      </w:r>
      <w:r w:rsidR="00387E72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AC7DA0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(user BOSS) affecte</w:t>
      </w:r>
      <w:r w:rsidR="00EA4EB3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la demande à l’un de </w:t>
      </w:r>
      <w:r w:rsidR="00B90BCE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ses collaborateurs</w:t>
      </w:r>
      <w:r w:rsidR="00EA4EB3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pour traitement</w:t>
      </w:r>
      <w:r w:rsidR="00387E72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.  </w:t>
      </w:r>
      <w:r w:rsidR="00AC7DA0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L’user doit pouvoir évaluer la performance de ses collaborateurs sur la base du temps mis pour traiter une demande de contrat.</w:t>
      </w:r>
      <w:r w:rsidR="001224DB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</w:p>
    <w:p w14:paraId="3F9267A9" w14:textId="0D440540" w:rsidR="0014772C" w:rsidRPr="0007779F" w:rsidRDefault="001224DB" w:rsidP="0007779F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Le </w:t>
      </w:r>
      <w:r w:rsidR="009C56E7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délai de</w:t>
      </w: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traitement de chaque </w:t>
      </w:r>
      <w:r w:rsidR="0014772C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user service </w:t>
      </w:r>
      <w:r w:rsidR="009C56E7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juridique :</w:t>
      </w: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14772C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10 Jours pour le traitement du contrat au niveau de la Direction juridique et règlementaire.</w:t>
      </w:r>
    </w:p>
    <w:p w14:paraId="6E9F996E" w14:textId="3555D7E1" w:rsidR="0014772C" w:rsidRPr="0007779F" w:rsidRDefault="0014772C" w:rsidP="0007779F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Délai adapté au profil utilisateur</w:t>
      </w:r>
      <w:r w:rsidR="0007779F">
        <w:rPr>
          <w:rFonts w:asciiTheme="minorHAnsi" w:hAnsiTheme="minorHAnsi" w:cstheme="minorHAnsi"/>
          <w:color w:val="000000" w:themeColor="text1"/>
          <w:sz w:val="24"/>
          <w:szCs w:val="24"/>
        </w:rPr>
        <w:t> :</w:t>
      </w:r>
    </w:p>
    <w:p w14:paraId="7BCE0565" w14:textId="6240AFA7" w:rsidR="0014772C" w:rsidRPr="0007779F" w:rsidRDefault="0014772C" w:rsidP="0007779F">
      <w:pPr>
        <w:pStyle w:val="Corpsdetexte"/>
        <w:numPr>
          <w:ilvl w:val="0"/>
          <w:numId w:val="20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Kader ZAGBA: 3 jours</w:t>
      </w:r>
      <w:r w:rsidR="00041EFD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</w:p>
    <w:p w14:paraId="29B1FE63" w14:textId="669F73F4" w:rsidR="0014772C" w:rsidRPr="0007779F" w:rsidRDefault="0014772C" w:rsidP="0007779F">
      <w:pPr>
        <w:pStyle w:val="Corpsdetexte"/>
        <w:numPr>
          <w:ilvl w:val="0"/>
          <w:numId w:val="20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Didier GANIN : 3 jours</w:t>
      </w:r>
      <w:r w:rsidR="00041EFD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</w:p>
    <w:p w14:paraId="2C78D7D6" w14:textId="0E305320" w:rsidR="0014772C" w:rsidRPr="0007779F" w:rsidRDefault="0014772C" w:rsidP="0007779F">
      <w:pPr>
        <w:pStyle w:val="Corpsdetexte"/>
        <w:numPr>
          <w:ilvl w:val="0"/>
          <w:numId w:val="20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Cecilia BOMBET: 4 jours</w:t>
      </w:r>
      <w:r w:rsidR="00041EFD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</w:p>
    <w:p w14:paraId="32FCE53D" w14:textId="6EF1B349" w:rsidR="0014772C" w:rsidRPr="0007779F" w:rsidRDefault="0014772C" w:rsidP="0007779F">
      <w:pPr>
        <w:pStyle w:val="Corpsdetexte"/>
        <w:numPr>
          <w:ilvl w:val="0"/>
          <w:numId w:val="20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Léocadie TOUALY: 4 jours</w:t>
      </w:r>
      <w:r w:rsidR="00041EFD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</w:p>
    <w:p w14:paraId="2AF32D5A" w14:textId="4977EE5B" w:rsidR="0014772C" w:rsidRPr="0007779F" w:rsidRDefault="0014772C" w:rsidP="0007779F">
      <w:pPr>
        <w:pStyle w:val="Corpsdetexte"/>
        <w:numPr>
          <w:ilvl w:val="0"/>
          <w:numId w:val="20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Hermance GNEBLE </w:t>
      </w:r>
      <w:r w:rsidR="009C56E7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: (user</w:t>
      </w:r>
      <w:r w:rsidR="00C23404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9C56E7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BOSS)</w:t>
      </w:r>
      <w:r w:rsidR="00041EFD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</w:p>
    <w:p w14:paraId="4E1FA784" w14:textId="5274F90C" w:rsidR="0014772C" w:rsidRPr="0007779F" w:rsidRDefault="0014772C" w:rsidP="0007779F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*6 Jours pour les contrats reçus de Cecilia BOMBET et Léocadie </w:t>
      </w:r>
      <w:proofErr w:type="spellStart"/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Toualy</w:t>
      </w:r>
      <w:proofErr w:type="spellEnd"/>
      <w:r w:rsidR="007F1103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</w:p>
    <w:p w14:paraId="6BC11DB5" w14:textId="6C833199" w:rsidR="003D56E4" w:rsidRPr="0007779F" w:rsidRDefault="0014772C" w:rsidP="0007779F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*</w:t>
      </w:r>
      <w:r w:rsidR="009C56E7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4 jours</w:t>
      </w: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pour les contrats reçus de Kader ZAGBA et Didier GANIN</w:t>
      </w:r>
      <w:r w:rsidR="007F1103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</w:p>
    <w:p w14:paraId="54D57BE5" w14:textId="77777777" w:rsidR="0038520A" w:rsidRDefault="00AC7DA0" w:rsidP="0038520A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lastRenderedPageBreak/>
        <w:t xml:space="preserve">L’initiateur devra pourvoir suivre sa demande avec une mise à jour automatique </w:t>
      </w:r>
      <w:r w:rsidR="00F523D4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du </w:t>
      </w:r>
      <w:r w:rsidR="007F1103">
        <w:rPr>
          <w:rFonts w:asciiTheme="minorHAnsi" w:hAnsiTheme="minorHAnsi" w:cstheme="minorHAnsi"/>
          <w:color w:val="000000" w:themeColor="text1"/>
          <w:sz w:val="24"/>
          <w:szCs w:val="24"/>
        </w:rPr>
        <w:t>statut</w:t>
      </w:r>
      <w:r w:rsidR="00F523D4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 : </w:t>
      </w:r>
      <w:r w:rsidR="001224DB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Demande transmise - Demande affectée à…- Demande en cours de traitement- Pris en charge</w:t>
      </w:r>
      <w:r w:rsidR="00041EFD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</w:p>
    <w:p w14:paraId="477A6F61" w14:textId="4D76778F" w:rsidR="002467C1" w:rsidRPr="0038520A" w:rsidRDefault="002467C1" w:rsidP="0038520A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8613B">
        <w:rPr>
          <w:rFonts w:asciiTheme="minorHAnsi" w:hAnsiTheme="minorHAnsi" w:cstheme="minorHAnsi"/>
          <w:color w:val="00B050"/>
          <w:sz w:val="24"/>
          <w:szCs w:val="24"/>
        </w:rPr>
        <w:t xml:space="preserve">Alertes : </w:t>
      </w:r>
    </w:p>
    <w:p w14:paraId="34F74CF0" w14:textId="1295E1A0" w:rsidR="00DD6B8F" w:rsidRPr="0007779F" w:rsidRDefault="00F416BD" w:rsidP="0007779F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>Les critères permett</w:t>
      </w:r>
      <w:r w:rsidR="004A6A7E">
        <w:rPr>
          <w:rFonts w:asciiTheme="minorHAnsi" w:hAnsiTheme="minorHAnsi" w:cstheme="minorHAnsi"/>
          <w:color w:val="000000" w:themeColor="text1"/>
          <w:sz w:val="24"/>
          <w:szCs w:val="24"/>
        </w:rPr>
        <w:t>a</w:t>
      </w:r>
      <w:r w:rsidR="002467C1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nt d'effectuer des alertes sur les échéances d'un contrat ainsi que les délais de préavis. Lors du traitement de la demande par le service juridique, il faut que </w:t>
      </w:r>
      <w:r w:rsidR="00B26B9B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l’User</w:t>
      </w:r>
      <w:r w:rsidR="002467C1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juridique puisse consulter la demande et modifier la partie échéance ou préavis. Il</w:t>
      </w:r>
      <w:r w:rsidR="0008613B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faut</w:t>
      </w:r>
      <w:r w:rsidR="002467C1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alors mettre un menu </w:t>
      </w:r>
      <w:r w:rsidR="00796A58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déroulant de mois 1,2,3…. …10,11,12 </w:t>
      </w:r>
      <w:r w:rsidR="004A6A7E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mois pour</w:t>
      </w:r>
      <w:r w:rsidR="0008613B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4A6A7E">
        <w:rPr>
          <w:rFonts w:asciiTheme="minorHAnsi" w:hAnsiTheme="minorHAnsi" w:cstheme="minorHAnsi"/>
          <w:color w:val="000000" w:themeColor="text1"/>
          <w:sz w:val="24"/>
          <w:szCs w:val="24"/>
        </w:rPr>
        <w:t>l’échéance</w:t>
      </w:r>
      <w:r w:rsidR="0008613B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</w:p>
    <w:p w14:paraId="36DCCB4D" w14:textId="5B933407" w:rsidR="00DD6B8F" w:rsidRPr="0007779F" w:rsidRDefault="00DD6B8F" w:rsidP="0007779F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-Contrats à durée déterminée : Délai de dénonciation (Bande déroulante de 1 à 12 Mois)</w:t>
      </w:r>
      <w:r w:rsidR="0038520A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</w:p>
    <w:p w14:paraId="1187DAA1" w14:textId="393FE97A" w:rsidR="002467C1" w:rsidRPr="0007779F" w:rsidRDefault="00DD6B8F" w:rsidP="0007779F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-Contrat à durée indéterminée : délai de préavis </w:t>
      </w:r>
      <w:r w:rsidRPr="00FF7E2F">
        <w:rPr>
          <w:rFonts w:asciiTheme="minorHAnsi" w:hAnsiTheme="minorHAnsi" w:cstheme="minorHAnsi"/>
          <w:color w:val="000000" w:themeColor="text1"/>
          <w:sz w:val="24"/>
          <w:szCs w:val="24"/>
        </w:rPr>
        <w:t>D12</w:t>
      </w: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(Bande déroulante de 1 à 12 Mois)</w:t>
      </w:r>
      <w:r w:rsidR="0038520A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</w:p>
    <w:p w14:paraId="05887263" w14:textId="05F27300" w:rsidR="00796A58" w:rsidRPr="0007779F" w:rsidRDefault="00100FDF" w:rsidP="0007779F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Alors le</w:t>
      </w:r>
      <w:r w:rsidR="00796A58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report </w:t>
      </w: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d’alerte</w:t>
      </w:r>
      <w:r w:rsidR="00796A58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affichera tous le nombre et </w:t>
      </w:r>
      <w:r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>l’état</w:t>
      </w:r>
      <w:r w:rsidR="00796A58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des contrats qui viennent à échéance selon leur</w:t>
      </w:r>
      <w:r w:rsidR="00F416BD">
        <w:rPr>
          <w:rFonts w:asciiTheme="minorHAnsi" w:hAnsiTheme="minorHAnsi" w:cstheme="minorHAnsi"/>
          <w:color w:val="000000" w:themeColor="text1"/>
          <w:sz w:val="24"/>
          <w:szCs w:val="24"/>
        </w:rPr>
        <w:t>s</w:t>
      </w:r>
      <w:r w:rsidR="00796A58" w:rsidRPr="0007779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critères spécifiques.</w:t>
      </w:r>
    </w:p>
    <w:p w14:paraId="1E09BBAB" w14:textId="24BBB635" w:rsidR="00020257" w:rsidRPr="0008613B" w:rsidRDefault="00C604AA" w:rsidP="0008613B">
      <w:pPr>
        <w:pStyle w:val="Corpsdetexte"/>
        <w:spacing w:before="117" w:line="276" w:lineRule="auto"/>
        <w:ind w:left="720" w:right="1071"/>
        <w:rPr>
          <w:rFonts w:asciiTheme="minorHAnsi" w:hAnsiTheme="minorHAnsi" w:cstheme="minorHAnsi"/>
          <w:color w:val="57575A"/>
          <w:sz w:val="24"/>
          <w:szCs w:val="24"/>
        </w:rPr>
      </w:pPr>
      <w:r w:rsidRPr="005B2469">
        <w:rPr>
          <w:rFonts w:asciiTheme="minorHAnsi" w:hAnsiTheme="minorHAnsi" w:cstheme="minorHAnsi"/>
          <w:noProof/>
          <w:lang w:eastAsia="fr-FR"/>
        </w:rPr>
        <w:drawing>
          <wp:inline distT="0" distB="0" distL="0" distR="0" wp14:anchorId="32756D9A" wp14:editId="0A78E91A">
            <wp:extent cx="5585460" cy="19888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77" t="2587" r="2381" b="4526"/>
                    <a:stretch/>
                  </pic:blipFill>
                  <pic:spPr bwMode="auto">
                    <a:xfrm>
                      <a:off x="0" y="0"/>
                      <a:ext cx="558546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358B6" w14:textId="5049C50D" w:rsidR="004A7AA7" w:rsidRPr="005B2469" w:rsidRDefault="00100FDF" w:rsidP="0008613B">
      <w:pPr>
        <w:pStyle w:val="Corpsdetexte"/>
        <w:spacing w:before="117" w:line="276" w:lineRule="auto"/>
        <w:ind w:left="720" w:right="1071"/>
        <w:rPr>
          <w:rFonts w:asciiTheme="minorHAnsi" w:hAnsiTheme="minorHAnsi" w:cstheme="minorHAnsi"/>
          <w:color w:val="00B050"/>
          <w:sz w:val="24"/>
          <w:szCs w:val="24"/>
        </w:rPr>
      </w:pPr>
      <w:r w:rsidRPr="005B2469">
        <w:rPr>
          <w:rFonts w:asciiTheme="minorHAnsi" w:hAnsiTheme="minorHAnsi" w:cstheme="minorHAnsi"/>
          <w:color w:val="00B050"/>
          <w:sz w:val="24"/>
          <w:szCs w:val="24"/>
        </w:rPr>
        <w:t>Modification sur le formulaire de demande de contrat</w:t>
      </w:r>
      <w:r w:rsidR="004A7AA7" w:rsidRPr="005B2469">
        <w:rPr>
          <w:rFonts w:asciiTheme="minorHAnsi" w:hAnsiTheme="minorHAnsi" w:cstheme="minorHAnsi"/>
          <w:color w:val="00B050"/>
          <w:sz w:val="24"/>
          <w:szCs w:val="24"/>
        </w:rPr>
        <w:t xml:space="preserve"> : </w:t>
      </w:r>
    </w:p>
    <w:p w14:paraId="12C660DE" w14:textId="77777777" w:rsidR="00150EA5" w:rsidRDefault="004A7AA7" w:rsidP="00020257">
      <w:pPr>
        <w:pStyle w:val="Corpsdetexte"/>
        <w:numPr>
          <w:ilvl w:val="0"/>
          <w:numId w:val="22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Mode de facturation : ajouter un menu déroulant : </w:t>
      </w:r>
    </w:p>
    <w:p w14:paraId="52B6DE78" w14:textId="76912F37" w:rsidR="004A7AA7" w:rsidRPr="00145708" w:rsidRDefault="004A7AA7" w:rsidP="00020257">
      <w:pPr>
        <w:pStyle w:val="Corpsdetexte"/>
        <w:numPr>
          <w:ilvl w:val="1"/>
          <w:numId w:val="22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Facturation mensuelle, </w:t>
      </w:r>
    </w:p>
    <w:p w14:paraId="4C818EEA" w14:textId="77777777" w:rsidR="004A7AA7" w:rsidRPr="00145708" w:rsidRDefault="004A7AA7" w:rsidP="00020257">
      <w:pPr>
        <w:pStyle w:val="Corpsdetexte"/>
        <w:numPr>
          <w:ilvl w:val="1"/>
          <w:numId w:val="22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Facturation annuelle, </w:t>
      </w:r>
    </w:p>
    <w:p w14:paraId="21548160" w14:textId="405FA41F" w:rsidR="004A7AA7" w:rsidRPr="00145708" w:rsidRDefault="004A7AA7" w:rsidP="00020257">
      <w:pPr>
        <w:pStyle w:val="Corpsdetexte"/>
        <w:numPr>
          <w:ilvl w:val="1"/>
          <w:numId w:val="22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Facturation par phase</w:t>
      </w:r>
      <w:r w:rsidR="00E6457B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</w:p>
    <w:p w14:paraId="1BCA7813" w14:textId="03FC4C3B" w:rsidR="001637F7" w:rsidRPr="00145708" w:rsidRDefault="004A7AA7" w:rsidP="00020257">
      <w:pPr>
        <w:pStyle w:val="Corpsdetexte"/>
        <w:numPr>
          <w:ilvl w:val="1"/>
          <w:numId w:val="22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Facturation par </w:t>
      </w:r>
      <w:r w:rsidR="00E6457B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livrable,</w:t>
      </w:r>
    </w:p>
    <w:p w14:paraId="1F8E5350" w14:textId="18088509" w:rsidR="0008613B" w:rsidRPr="0038520A" w:rsidRDefault="004A7AA7" w:rsidP="0038520A">
      <w:pPr>
        <w:pStyle w:val="Corpsdetexte"/>
        <w:numPr>
          <w:ilvl w:val="1"/>
          <w:numId w:val="22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C03FE0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P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ossibilité d’ajouter </w:t>
      </w:r>
      <w:r w:rsidR="00485594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AUTRE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si nouveau mode avec possibilité de préciser cet autre mode</w:t>
      </w:r>
      <w:r w:rsidR="00E6457B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  <w:r w:rsidR="001637F7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</w:p>
    <w:p w14:paraId="1D3F1FA0" w14:textId="45504560" w:rsidR="00C03FE0" w:rsidRPr="00145708" w:rsidRDefault="00C03FE0" w:rsidP="00020257">
      <w:pPr>
        <w:pStyle w:val="Corpsdetexte"/>
        <w:numPr>
          <w:ilvl w:val="0"/>
          <w:numId w:val="23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Mode de paiement : ajouter un menu déroulant : </w:t>
      </w:r>
    </w:p>
    <w:p w14:paraId="23214CEC" w14:textId="4033703B" w:rsidR="00485594" w:rsidRPr="00145708" w:rsidRDefault="00485594" w:rsidP="00020257">
      <w:pPr>
        <w:pStyle w:val="Corpsdetexte"/>
        <w:numPr>
          <w:ilvl w:val="1"/>
          <w:numId w:val="22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Mode de paiement par </w:t>
      </w:r>
      <w:r w:rsidR="00E6457B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chèque,</w:t>
      </w:r>
    </w:p>
    <w:p w14:paraId="33823D3B" w14:textId="10655417" w:rsidR="00485594" w:rsidRPr="00145708" w:rsidRDefault="00485594" w:rsidP="00020257">
      <w:pPr>
        <w:pStyle w:val="Corpsdetexte"/>
        <w:numPr>
          <w:ilvl w:val="1"/>
          <w:numId w:val="22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lastRenderedPageBreak/>
        <w:t>Mode de paiement par virement</w:t>
      </w:r>
      <w:r w:rsidR="00E6457B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</w:p>
    <w:p w14:paraId="7B161F34" w14:textId="1A57A2DE" w:rsidR="00485594" w:rsidRPr="00145708" w:rsidRDefault="00485594" w:rsidP="00020257">
      <w:pPr>
        <w:pStyle w:val="Corpsdetexte"/>
        <w:numPr>
          <w:ilvl w:val="1"/>
          <w:numId w:val="22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Possibilité d’ajouter AUTRE si nouveau mode avec possibilité de préciser cet autre mode</w:t>
      </w:r>
      <w:r w:rsidR="00E6457B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</w:p>
    <w:p w14:paraId="2AB3BE14" w14:textId="0AEC5FE8" w:rsidR="00485594" w:rsidRPr="00145708" w:rsidRDefault="00485594" w:rsidP="00020257">
      <w:pPr>
        <w:pStyle w:val="Corpsdetexte"/>
        <w:numPr>
          <w:ilvl w:val="0"/>
          <w:numId w:val="24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Condition</w:t>
      </w:r>
      <w:r w:rsidR="0074549D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s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de modification d’un contrat</w:t>
      </w:r>
      <w:r w:rsidR="00E6457B">
        <w:rPr>
          <w:rFonts w:asciiTheme="minorHAnsi" w:hAnsiTheme="minorHAnsi" w:cstheme="minorHAnsi"/>
          <w:color w:val="000000" w:themeColor="text1"/>
          <w:sz w:val="24"/>
          <w:szCs w:val="24"/>
        </w:rPr>
        <w:t> :</w:t>
      </w:r>
    </w:p>
    <w:p w14:paraId="1E4D3A54" w14:textId="49621225" w:rsidR="00485594" w:rsidRPr="00145708" w:rsidRDefault="00485594" w:rsidP="00020257">
      <w:pPr>
        <w:pStyle w:val="Corpsdetexte"/>
        <w:numPr>
          <w:ilvl w:val="0"/>
          <w:numId w:val="25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Changement de</w:t>
      </w:r>
      <w:r w:rsidR="0074549D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la </w:t>
      </w:r>
      <w:r w:rsidR="00E6457B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loi</w:t>
      </w:r>
      <w:r w:rsidR="00E6457B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</w:p>
    <w:p w14:paraId="106234CA" w14:textId="14F53DE4" w:rsidR="0074549D" w:rsidRPr="00145708" w:rsidRDefault="0074549D" w:rsidP="00020257">
      <w:pPr>
        <w:pStyle w:val="Corpsdetexte"/>
        <w:numPr>
          <w:ilvl w:val="0"/>
          <w:numId w:val="25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Accord des </w:t>
      </w:r>
      <w:r w:rsidR="00E6457B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parties.</w:t>
      </w:r>
    </w:p>
    <w:p w14:paraId="69CF360C" w14:textId="1F54062F" w:rsidR="00686B9A" w:rsidRPr="00145708" w:rsidRDefault="00686B9A" w:rsidP="00020257">
      <w:pPr>
        <w:pStyle w:val="Corpsdetexte"/>
        <w:numPr>
          <w:ilvl w:val="0"/>
          <w:numId w:val="26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Donnez la possibilité au demandeur de charger des documents </w:t>
      </w:r>
      <w:r w:rsidR="009C56E7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(justificatifs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modèle </w:t>
      </w:r>
      <w:r w:rsidR="009C56E7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extérieur) lorsqu’il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fait </w:t>
      </w:r>
      <w:r w:rsidR="00E6457B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sa demande</w:t>
      </w:r>
      <w:r w:rsidR="00E6457B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</w:p>
    <w:p w14:paraId="05FCAE0A" w14:textId="77777777" w:rsidR="004A6A7E" w:rsidRDefault="00655D7B" w:rsidP="00020257">
      <w:pPr>
        <w:pStyle w:val="Corpsdetexte"/>
        <w:numPr>
          <w:ilvl w:val="0"/>
          <w:numId w:val="26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La possibilité de modifier la demande de contrat p</w:t>
      </w:r>
      <w:r w:rsidR="00E6457B">
        <w:rPr>
          <w:rFonts w:asciiTheme="minorHAnsi" w:hAnsiTheme="minorHAnsi" w:cstheme="minorHAnsi"/>
          <w:color w:val="000000" w:themeColor="text1"/>
          <w:sz w:val="24"/>
          <w:szCs w:val="24"/>
        </w:rPr>
        <w:t>ar le demandeur :</w:t>
      </w:r>
    </w:p>
    <w:p w14:paraId="7903B2F1" w14:textId="26EDA5C1" w:rsidR="00655D7B" w:rsidRPr="00145708" w:rsidRDefault="00E6457B" w:rsidP="004A6A7E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une fois qu</w:t>
      </w:r>
      <w:r w:rsidR="009C56E7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e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la</w:t>
      </w:r>
      <w:r w:rsidR="00655D7B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demande de contrat qui vient </w:t>
      </w:r>
      <w:r w:rsidR="009C56E7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d’autres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services a </w:t>
      </w:r>
      <w:r w:rsidR="00655D7B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été 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traité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e</w:t>
      </w:r>
      <w:r w:rsidR="00655D7B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, prise en compte ou modifiée par le service juridique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 ;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alors</w:t>
      </w:r>
      <w:r w:rsidR="00655D7B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il devient impossible pour le service demandeur de le modifier, il ne peut que le consulter. </w:t>
      </w:r>
    </w:p>
    <w:p w14:paraId="6C60F62D" w14:textId="15AE263D" w:rsidR="00F03707" w:rsidRDefault="009965FD" w:rsidP="00020257">
      <w:pPr>
        <w:pStyle w:val="Corpsdetexte"/>
        <w:numPr>
          <w:ilvl w:val="0"/>
          <w:numId w:val="27"/>
        </w:numPr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>Sur le</w:t>
      </w:r>
      <w:r w:rsidR="00F03707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formulaire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4A6A7E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de </w:t>
      </w:r>
      <w:r w:rsidR="004A6A7E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demande</w:t>
      </w:r>
      <w:r w:rsidR="00F03707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de contrat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="00F03707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il faudra ajouter un champ porteur du contrat 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(c’est</w:t>
      </w:r>
      <w:r w:rsidR="00F03707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la personne en charge du contrat dans le service demandeur avec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les mentions :</w:t>
      </w:r>
      <w:r w:rsidR="00F03707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nom 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et prénom, adresse, e-mail et </w:t>
      </w:r>
      <w:r w:rsidR="00F03707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contact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  <w:r w:rsidRPr="009965FD">
        <w:rPr>
          <w:rFonts w:asciiTheme="minorHAnsi" w:hAnsiTheme="minorHAnsi" w:cstheme="minorHAnsi"/>
          <w:color w:val="000000" w:themeColor="text1"/>
          <w:sz w:val="24"/>
          <w:szCs w:val="24"/>
        </w:rPr>
        <w:t>)</w:t>
      </w:r>
    </w:p>
    <w:p w14:paraId="297E2FB6" w14:textId="77777777" w:rsidR="008C71A3" w:rsidRPr="00145708" w:rsidRDefault="008C71A3" w:rsidP="00020257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55BDCFD7" w14:textId="321ED78A" w:rsidR="008C71A3" w:rsidRPr="005B2469" w:rsidRDefault="00F03707" w:rsidP="00020257">
      <w:pPr>
        <w:pStyle w:val="Corpsdetexte"/>
        <w:spacing w:before="117" w:line="276" w:lineRule="auto"/>
        <w:ind w:right="1071"/>
        <w:jc w:val="both"/>
        <w:rPr>
          <w:rFonts w:asciiTheme="minorHAnsi" w:hAnsiTheme="minorHAnsi" w:cstheme="minorHAnsi"/>
          <w:color w:val="00B050"/>
          <w:sz w:val="24"/>
          <w:szCs w:val="24"/>
        </w:rPr>
      </w:pPr>
      <w:r w:rsidRPr="005B2469">
        <w:rPr>
          <w:rFonts w:asciiTheme="minorHAnsi" w:hAnsiTheme="minorHAnsi" w:cstheme="minorHAnsi"/>
          <w:color w:val="00B050"/>
          <w:sz w:val="24"/>
          <w:szCs w:val="24"/>
        </w:rPr>
        <w:t>Traitement de la demande de contrat au service juridique.</w:t>
      </w:r>
    </w:p>
    <w:p w14:paraId="4B2FFC7B" w14:textId="1A7ACC5D" w:rsidR="00F03707" w:rsidRPr="00145708" w:rsidRDefault="00F03707" w:rsidP="00020257">
      <w:pPr>
        <w:pStyle w:val="Corpsdetexte"/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Une fois </w:t>
      </w:r>
      <w:r w:rsidR="00777429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que </w:t>
      </w:r>
      <w:r w:rsidR="00777429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le User BOSS </w:t>
      </w:r>
      <w:r w:rsidR="0008613B">
        <w:rPr>
          <w:rFonts w:asciiTheme="minorHAnsi" w:hAnsiTheme="minorHAnsi" w:cstheme="minorHAnsi"/>
          <w:color w:val="000000" w:themeColor="text1"/>
          <w:sz w:val="24"/>
          <w:szCs w:val="24"/>
        </w:rPr>
        <w:t>service juridique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attribue le contrat à un de ses </w:t>
      </w:r>
      <w:r w:rsidR="00777429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collaborateurs</w:t>
      </w:r>
      <w:r w:rsidR="00777429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il faudra ajouter la date </w:t>
      </w:r>
      <w:r w:rsidR="00AC43EC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d’attribution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et le d</w:t>
      </w:r>
      <w:r w:rsidR="00AC43EC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é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lai de traitement </w:t>
      </w:r>
      <w:r w:rsidR="00AC43EC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(10 jours).</w:t>
      </w:r>
    </w:p>
    <w:p w14:paraId="51F94125" w14:textId="796BD673" w:rsidR="00686B9A" w:rsidRPr="00145708" w:rsidRDefault="00AC43EC" w:rsidP="00020257">
      <w:pPr>
        <w:pStyle w:val="Corpsdetexte"/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Chaque utili</w:t>
      </w:r>
      <w:r w:rsidR="00777429">
        <w:rPr>
          <w:rFonts w:asciiTheme="minorHAnsi" w:hAnsiTheme="minorHAnsi" w:cstheme="minorHAnsi"/>
          <w:color w:val="000000" w:themeColor="text1"/>
          <w:sz w:val="24"/>
          <w:szCs w:val="24"/>
        </w:rPr>
        <w:t>sateur du service juridique doit voir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les demandes de contrat qui lui sont attribué</w:t>
      </w:r>
      <w:r w:rsidR="00777429">
        <w:rPr>
          <w:rFonts w:asciiTheme="minorHAnsi" w:hAnsiTheme="minorHAnsi" w:cstheme="minorHAnsi"/>
          <w:color w:val="000000" w:themeColor="text1"/>
          <w:sz w:val="24"/>
          <w:szCs w:val="24"/>
        </w:rPr>
        <w:t>s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</w:p>
    <w:p w14:paraId="44EA424E" w14:textId="59FB71CD" w:rsidR="00AC43EC" w:rsidRPr="00145708" w:rsidRDefault="00AC43EC" w:rsidP="00020257">
      <w:pPr>
        <w:pStyle w:val="Corpsdetexte"/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Ajouter un compteur à l’attribution d’une demande de contrat. Le traitement de demande hors </w:t>
      </w:r>
      <w:r w:rsidR="0008613B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délai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est date d’attribution + 15 </w:t>
      </w:r>
      <w:r w:rsidR="00A672EE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jours.</w:t>
      </w:r>
    </w:p>
    <w:p w14:paraId="1A1D5500" w14:textId="4120FC5C" w:rsidR="00A672EE" w:rsidRPr="00145708" w:rsidRDefault="00A672EE" w:rsidP="00020257">
      <w:pPr>
        <w:pStyle w:val="Corpsdetexte"/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Avoir un état des demandes traité</w:t>
      </w:r>
      <w:r w:rsidR="00E40DC2">
        <w:rPr>
          <w:rFonts w:asciiTheme="minorHAnsi" w:hAnsiTheme="minorHAnsi" w:cstheme="minorHAnsi"/>
          <w:color w:val="000000" w:themeColor="text1"/>
          <w:sz w:val="24"/>
          <w:szCs w:val="24"/>
        </w:rPr>
        <w:t>e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s hors délais pour </w:t>
      </w:r>
      <w:r w:rsidR="00E40DC2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le User BOSS 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service juridique et avoir mis un </w:t>
      </w:r>
      <w:r w:rsidR="008F0149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état des</w:t>
      </w:r>
      <w:r w:rsidR="00E40DC2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collaborateurs 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en fonction du temps mis </w:t>
      </w:r>
      <w:r w:rsidR="008F0149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dans le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traitement des demande</w:t>
      </w:r>
      <w:r w:rsidR="005D14E9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s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de contrats</w:t>
      </w:r>
      <w:r w:rsidR="008C71A3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</w:p>
    <w:p w14:paraId="47F424A4" w14:textId="77777777" w:rsidR="00ED60C8" w:rsidRPr="005B2469" w:rsidRDefault="00ED60C8" w:rsidP="00020257">
      <w:pPr>
        <w:pStyle w:val="Corpsdetexte"/>
        <w:spacing w:before="117" w:line="276" w:lineRule="auto"/>
        <w:ind w:right="1071"/>
        <w:jc w:val="both"/>
        <w:rPr>
          <w:rFonts w:asciiTheme="minorHAnsi" w:hAnsiTheme="minorHAnsi" w:cstheme="minorHAnsi"/>
          <w:color w:val="57575A"/>
          <w:sz w:val="24"/>
          <w:szCs w:val="24"/>
        </w:rPr>
      </w:pPr>
    </w:p>
    <w:p w14:paraId="24EF7655" w14:textId="1E49A216" w:rsidR="008F0149" w:rsidRDefault="008F0149" w:rsidP="00686B9A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57575A"/>
          <w:sz w:val="24"/>
          <w:szCs w:val="24"/>
        </w:rPr>
      </w:pPr>
    </w:p>
    <w:p w14:paraId="09DBECF4" w14:textId="551E00A4" w:rsidR="0008613B" w:rsidRDefault="0008613B" w:rsidP="00686B9A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57575A"/>
          <w:sz w:val="24"/>
          <w:szCs w:val="24"/>
        </w:rPr>
      </w:pPr>
    </w:p>
    <w:p w14:paraId="7B0B6FA9" w14:textId="63ECCD9A" w:rsidR="0008613B" w:rsidRDefault="0008613B" w:rsidP="00686B9A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57575A"/>
          <w:sz w:val="24"/>
          <w:szCs w:val="24"/>
        </w:rPr>
      </w:pPr>
    </w:p>
    <w:p w14:paraId="0E987673" w14:textId="0A04C3AA" w:rsidR="0038520A" w:rsidRDefault="0038520A" w:rsidP="00686B9A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57575A"/>
          <w:sz w:val="24"/>
          <w:szCs w:val="24"/>
        </w:rPr>
      </w:pPr>
    </w:p>
    <w:p w14:paraId="5B0AEBFD" w14:textId="4D0C3867" w:rsidR="0038520A" w:rsidRDefault="0038520A" w:rsidP="00686B9A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57575A"/>
          <w:sz w:val="24"/>
          <w:szCs w:val="24"/>
        </w:rPr>
      </w:pPr>
    </w:p>
    <w:p w14:paraId="68DCAC0B" w14:textId="74C12006" w:rsidR="0038520A" w:rsidRDefault="0038520A" w:rsidP="00686B9A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57575A"/>
          <w:sz w:val="24"/>
          <w:szCs w:val="24"/>
        </w:rPr>
      </w:pPr>
    </w:p>
    <w:p w14:paraId="2FF673F3" w14:textId="77777777" w:rsidR="0038520A" w:rsidRPr="005B2469" w:rsidRDefault="0038520A" w:rsidP="00686B9A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57575A"/>
          <w:sz w:val="24"/>
          <w:szCs w:val="24"/>
        </w:rPr>
      </w:pPr>
    </w:p>
    <w:p w14:paraId="348B812F" w14:textId="4E3893AA" w:rsidR="00B7006E" w:rsidRPr="0008613B" w:rsidRDefault="008C71A3" w:rsidP="008C71A3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b/>
          <w:color w:val="1802BE"/>
          <w:sz w:val="36"/>
          <w:szCs w:val="36"/>
        </w:rPr>
      </w:pPr>
      <w:r>
        <w:rPr>
          <w:rFonts w:asciiTheme="minorHAnsi" w:hAnsiTheme="minorHAnsi" w:cstheme="minorHAnsi"/>
          <w:color w:val="0070C0"/>
          <w:sz w:val="36"/>
          <w:szCs w:val="36"/>
        </w:rPr>
        <w:t xml:space="preserve">                      </w:t>
      </w:r>
      <w:r w:rsidRPr="004A6A7E">
        <w:rPr>
          <w:rFonts w:asciiTheme="minorHAnsi" w:hAnsiTheme="minorHAnsi" w:cstheme="minorHAnsi"/>
          <w:b/>
          <w:color w:val="0D0167"/>
          <w:sz w:val="36"/>
          <w:szCs w:val="36"/>
          <w:u w:val="single"/>
        </w:rPr>
        <w:t>II-</w:t>
      </w:r>
      <w:r w:rsidR="0008613B" w:rsidRPr="004A6A7E">
        <w:rPr>
          <w:rFonts w:asciiTheme="minorHAnsi" w:hAnsiTheme="minorHAnsi" w:cstheme="minorHAnsi"/>
          <w:b/>
          <w:color w:val="0D0167"/>
          <w:sz w:val="36"/>
          <w:szCs w:val="36"/>
          <w:u w:val="single"/>
        </w:rPr>
        <w:t>3</w:t>
      </w:r>
      <w:r w:rsidRPr="004A6A7E">
        <w:rPr>
          <w:rFonts w:asciiTheme="minorHAnsi" w:hAnsiTheme="minorHAnsi" w:cstheme="minorHAnsi"/>
          <w:b/>
          <w:color w:val="0D0167"/>
          <w:sz w:val="36"/>
          <w:szCs w:val="36"/>
          <w:u w:val="single"/>
        </w:rPr>
        <w:t xml:space="preserve">) </w:t>
      </w:r>
      <w:r w:rsidR="005C59BD" w:rsidRPr="004A6A7E">
        <w:rPr>
          <w:rFonts w:asciiTheme="minorHAnsi" w:hAnsiTheme="minorHAnsi" w:cstheme="minorHAnsi"/>
          <w:b/>
          <w:color w:val="0D0167"/>
          <w:sz w:val="36"/>
          <w:szCs w:val="36"/>
          <w:u w:val="single"/>
        </w:rPr>
        <w:t>CONTRAT</w:t>
      </w:r>
      <w:r w:rsidRPr="004A6A7E">
        <w:rPr>
          <w:rFonts w:asciiTheme="minorHAnsi" w:hAnsiTheme="minorHAnsi" w:cstheme="minorHAnsi"/>
          <w:b/>
          <w:color w:val="0D0167"/>
          <w:sz w:val="36"/>
          <w:szCs w:val="36"/>
          <w:u w:val="single"/>
        </w:rPr>
        <w:t>.</w:t>
      </w:r>
    </w:p>
    <w:p w14:paraId="5C948467" w14:textId="333B4AE6" w:rsidR="00520556" w:rsidRPr="0008613B" w:rsidRDefault="008F0149" w:rsidP="00686B9A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57575A"/>
          <w:sz w:val="24"/>
          <w:szCs w:val="24"/>
        </w:rPr>
      </w:pPr>
      <w:r w:rsidRPr="005B2469">
        <w:rPr>
          <w:rFonts w:asciiTheme="minorHAnsi" w:hAnsiTheme="minorHAnsi" w:cstheme="minorHAnsi"/>
          <w:noProof/>
          <w:lang w:eastAsia="fr-FR"/>
        </w:rPr>
        <w:drawing>
          <wp:inline distT="0" distB="0" distL="0" distR="0" wp14:anchorId="4D381B6E" wp14:editId="26DE24EC">
            <wp:extent cx="5856524" cy="25679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13" t="8410" r="2023" b="4390"/>
                    <a:stretch/>
                  </pic:blipFill>
                  <pic:spPr bwMode="auto">
                    <a:xfrm>
                      <a:off x="0" y="0"/>
                      <a:ext cx="5902474" cy="2588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2C1EF" w14:textId="56DD7E9D" w:rsidR="005C59BD" w:rsidRPr="00145708" w:rsidRDefault="005D14E9" w:rsidP="00020257">
      <w:pPr>
        <w:pStyle w:val="Corpsdetexte"/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Mettre des alertes sur les contrats à échéance. </w:t>
      </w:r>
    </w:p>
    <w:p w14:paraId="0A4F2A53" w14:textId="0D356918" w:rsidR="005D14E9" w:rsidRPr="00145708" w:rsidRDefault="00520556" w:rsidP="00020257">
      <w:pPr>
        <w:pStyle w:val="Corpsdetexte"/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>Remplacer : « C</w:t>
      </w:r>
      <w:r w:rsidR="005D14E9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ontrats à échéance dans 3 mois » par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«</w:t>
      </w:r>
      <w:r w:rsidR="005D14E9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Contrat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s</w:t>
      </w:r>
      <w:r w:rsidR="005D14E9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à échéance »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. T</w:t>
      </w:r>
      <w:r w:rsidR="00DD6B8F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ous les contrats qui viennent à échéance en fonction du délai de dénonciation enregistré lors de la création du contrat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="00DD6B8F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se trouveront dans cet état.</w:t>
      </w:r>
    </w:p>
    <w:p w14:paraId="6ABFAC25" w14:textId="1F85FCF9" w:rsidR="00DD6B8F" w:rsidRPr="00145708" w:rsidRDefault="00520556" w:rsidP="00020257">
      <w:pPr>
        <w:pStyle w:val="Corpsdetexte"/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>Supprimer l’état " C</w:t>
      </w:r>
      <w:r w:rsidR="00DD6B8F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ontrat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s</w:t>
      </w:r>
      <w:r w:rsidR="00DD6B8F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non exécutés 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".</w:t>
      </w:r>
    </w:p>
    <w:p w14:paraId="0E980422" w14:textId="175D9464" w:rsidR="0093780B" w:rsidRPr="0008613B" w:rsidRDefault="00520556" w:rsidP="0008613B">
      <w:pPr>
        <w:pStyle w:val="Corpsdetexte"/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Au niveau du </w:t>
      </w:r>
      <w:r w:rsidR="00B80A61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User service juridique d</w:t>
      </w:r>
      <w:r w:rsidR="00DD6B8F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ans l’</w:t>
      </w:r>
      <w:r w:rsidR="00B80A61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onglet</w:t>
      </w:r>
      <w:r w:rsidR="00DD6B8F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« Action »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="00DD6B8F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il faut ajouter les sous 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-</w:t>
      </w:r>
      <w:r w:rsidR="00DD6B8F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menus : </w:t>
      </w:r>
      <w:r w:rsidR="00DD6B8F" w:rsidRPr="004A6A7E">
        <w:rPr>
          <w:rFonts w:asciiTheme="minorHAnsi" w:hAnsiTheme="minorHAnsi" w:cstheme="minorHAnsi"/>
          <w:color w:val="00B050"/>
          <w:sz w:val="24"/>
          <w:szCs w:val="24"/>
        </w:rPr>
        <w:t>modifier</w:t>
      </w:r>
      <w:r w:rsidR="00DD6B8F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B80A61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– </w:t>
      </w:r>
      <w:r w:rsidR="00B80A61" w:rsidRPr="004A6A7E">
        <w:rPr>
          <w:rFonts w:asciiTheme="minorHAnsi" w:hAnsiTheme="minorHAnsi" w:cstheme="minorHAnsi"/>
          <w:color w:val="00B050"/>
          <w:sz w:val="24"/>
          <w:szCs w:val="24"/>
        </w:rPr>
        <w:t xml:space="preserve">consulter </w:t>
      </w:r>
      <w:r w:rsidR="00B80A61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– </w:t>
      </w:r>
      <w:r w:rsidR="00B80A61" w:rsidRPr="004A6A7E">
        <w:rPr>
          <w:rFonts w:asciiTheme="minorHAnsi" w:hAnsiTheme="minorHAnsi" w:cstheme="minorHAnsi"/>
          <w:color w:val="00B050"/>
          <w:sz w:val="24"/>
          <w:szCs w:val="24"/>
        </w:rPr>
        <w:t>en cours</w:t>
      </w:r>
      <w:r w:rsidR="00B80A61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- </w:t>
      </w:r>
      <w:r w:rsidR="00B80A61" w:rsidRPr="004A6A7E">
        <w:rPr>
          <w:rFonts w:asciiTheme="minorHAnsi" w:hAnsiTheme="minorHAnsi" w:cstheme="minorHAnsi"/>
          <w:color w:val="00B050"/>
          <w:sz w:val="24"/>
          <w:szCs w:val="24"/>
        </w:rPr>
        <w:t>échu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  <w:r w:rsidR="00B80A61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</w:p>
    <w:p w14:paraId="78E34718" w14:textId="7C1285EF" w:rsidR="0093780B" w:rsidRPr="00520556" w:rsidRDefault="00012F23" w:rsidP="0008613B">
      <w:pPr>
        <w:pStyle w:val="Corpsdetexte"/>
        <w:spacing w:before="117" w:line="276" w:lineRule="auto"/>
        <w:ind w:left="1785" w:right="1071"/>
        <w:rPr>
          <w:rFonts w:asciiTheme="minorHAnsi" w:hAnsiTheme="minorHAnsi" w:cstheme="minorHAnsi"/>
          <w:b/>
          <w:color w:val="1802BE"/>
          <w:sz w:val="36"/>
          <w:szCs w:val="36"/>
        </w:rPr>
      </w:pPr>
      <w:r w:rsidRPr="00520556">
        <w:rPr>
          <w:rFonts w:asciiTheme="minorHAnsi" w:hAnsiTheme="minorHAnsi" w:cstheme="minorHAnsi"/>
          <w:b/>
          <w:noProof/>
          <w:color w:val="1802BE"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4E40299" wp14:editId="1046D674">
                <wp:simplePos x="0" y="0"/>
                <wp:positionH relativeFrom="column">
                  <wp:posOffset>3586011</wp:posOffset>
                </wp:positionH>
                <wp:positionV relativeFrom="paragraph">
                  <wp:posOffset>216535</wp:posOffset>
                </wp:positionV>
                <wp:extent cx="396240" cy="45719"/>
                <wp:effectExtent l="0" t="19050" r="41910" b="31115"/>
                <wp:wrapNone/>
                <wp:docPr id="13" name="Flèche : droi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E76BA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13" o:spid="_x0000_s1026" type="#_x0000_t13" style="position:absolute;margin-left:282.35pt;margin-top:17.05pt;width:31.2pt;height:3.6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" adj="20354" fillcolor="#5b9bd5 [3204]" strokecolor="#1f4d78 [1604]" strokeweight="1pt"/>
            </w:pict>
          </mc:Fallback>
        </mc:AlternateContent>
      </w:r>
      <w:r w:rsidR="00520556">
        <w:rPr>
          <w:rFonts w:asciiTheme="minorHAnsi" w:hAnsiTheme="minorHAnsi" w:cstheme="minorHAnsi"/>
          <w:b/>
          <w:color w:val="1802BE"/>
          <w:sz w:val="36"/>
          <w:szCs w:val="36"/>
        </w:rPr>
        <w:t>II</w:t>
      </w:r>
      <w:r w:rsidR="00B80A61" w:rsidRPr="00520556">
        <w:rPr>
          <w:rFonts w:asciiTheme="minorHAnsi" w:hAnsiTheme="minorHAnsi" w:cstheme="minorHAnsi"/>
          <w:b/>
          <w:color w:val="1802BE"/>
          <w:sz w:val="36"/>
          <w:szCs w:val="36"/>
        </w:rPr>
        <w:t>-</w:t>
      </w:r>
      <w:r w:rsidR="00520556">
        <w:rPr>
          <w:rFonts w:asciiTheme="minorHAnsi" w:hAnsiTheme="minorHAnsi" w:cstheme="minorHAnsi"/>
          <w:b/>
          <w:color w:val="1802BE"/>
          <w:sz w:val="36"/>
          <w:szCs w:val="36"/>
        </w:rPr>
        <w:t xml:space="preserve">1.3) </w:t>
      </w:r>
      <w:r w:rsidR="00B80A61" w:rsidRPr="00520556">
        <w:rPr>
          <w:rFonts w:asciiTheme="minorHAnsi" w:hAnsiTheme="minorHAnsi" w:cstheme="minorHAnsi"/>
          <w:b/>
          <w:color w:val="1802BE"/>
          <w:sz w:val="36"/>
          <w:szCs w:val="36"/>
        </w:rPr>
        <w:t>TYPE DE CONTRAT</w:t>
      </w:r>
      <w:r w:rsidRPr="00520556">
        <w:rPr>
          <w:rFonts w:asciiTheme="minorHAnsi" w:hAnsiTheme="minorHAnsi" w:cstheme="minorHAnsi"/>
          <w:b/>
          <w:color w:val="1802BE"/>
          <w:sz w:val="36"/>
          <w:szCs w:val="36"/>
        </w:rPr>
        <w:t xml:space="preserve">          BASE </w:t>
      </w:r>
      <w:r w:rsidR="00520556">
        <w:rPr>
          <w:rFonts w:asciiTheme="minorHAnsi" w:hAnsiTheme="minorHAnsi" w:cstheme="minorHAnsi"/>
          <w:b/>
          <w:color w:val="1802BE"/>
          <w:sz w:val="36"/>
          <w:szCs w:val="36"/>
        </w:rPr>
        <w:t xml:space="preserve">     </w:t>
      </w:r>
      <w:r w:rsidR="0001434B">
        <w:rPr>
          <w:rFonts w:asciiTheme="minorHAnsi" w:hAnsiTheme="minorHAnsi" w:cstheme="minorHAnsi"/>
          <w:b/>
          <w:color w:val="1802BE"/>
          <w:sz w:val="36"/>
          <w:szCs w:val="36"/>
        </w:rPr>
        <w:t xml:space="preserve"> </w:t>
      </w:r>
      <w:r w:rsidRPr="00520556">
        <w:rPr>
          <w:rFonts w:asciiTheme="minorHAnsi" w:hAnsiTheme="minorHAnsi" w:cstheme="minorHAnsi"/>
          <w:b/>
          <w:color w:val="1802BE"/>
          <w:sz w:val="36"/>
          <w:szCs w:val="36"/>
        </w:rPr>
        <w:t>DOCUMENTAIRE</w:t>
      </w:r>
      <w:r w:rsidR="00520556">
        <w:rPr>
          <w:rFonts w:asciiTheme="minorHAnsi" w:hAnsiTheme="minorHAnsi" w:cstheme="minorHAnsi"/>
          <w:b/>
          <w:color w:val="1802BE"/>
          <w:sz w:val="36"/>
          <w:szCs w:val="36"/>
        </w:rPr>
        <w:t>.</w:t>
      </w:r>
      <w:r w:rsidRPr="00520556">
        <w:rPr>
          <w:rFonts w:asciiTheme="minorHAnsi" w:hAnsiTheme="minorHAnsi" w:cstheme="minorHAnsi"/>
          <w:b/>
          <w:color w:val="1802BE"/>
          <w:sz w:val="36"/>
          <w:szCs w:val="36"/>
        </w:rPr>
        <w:t xml:space="preserve"> </w:t>
      </w:r>
    </w:p>
    <w:p w14:paraId="3C3F9777" w14:textId="0ADAB83D" w:rsidR="005C59BD" w:rsidRPr="005B2469" w:rsidRDefault="00B80A61" w:rsidP="00686B9A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57575A"/>
          <w:sz w:val="24"/>
          <w:szCs w:val="24"/>
        </w:rPr>
      </w:pPr>
      <w:r w:rsidRPr="005B2469">
        <w:rPr>
          <w:rFonts w:asciiTheme="minorHAnsi" w:hAnsiTheme="minorHAnsi" w:cstheme="minorHAnsi"/>
          <w:noProof/>
          <w:lang w:eastAsia="fr-FR"/>
        </w:rPr>
        <w:drawing>
          <wp:inline distT="0" distB="0" distL="0" distR="0" wp14:anchorId="05E5EB8B" wp14:editId="005A6F46">
            <wp:extent cx="5880609" cy="1859280"/>
            <wp:effectExtent l="0" t="0" r="635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37" t="7745" r="654" b="4611"/>
                    <a:stretch/>
                  </pic:blipFill>
                  <pic:spPr bwMode="auto">
                    <a:xfrm>
                      <a:off x="0" y="0"/>
                      <a:ext cx="5928210" cy="187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0EFCD" w14:textId="77777777" w:rsidR="0008613B" w:rsidRDefault="00012F23" w:rsidP="00020257">
      <w:pPr>
        <w:pStyle w:val="Corpsdetexte"/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Changer le nom de la rubrique de « </w:t>
      </w:r>
      <w:r w:rsidRPr="00145708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Type de contrat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 » par « </w:t>
      </w:r>
      <w:r w:rsidRPr="00145708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Base documentaire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 » on aura le sous menu « </w:t>
      </w:r>
      <w:r w:rsidRPr="00145708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type de contrat</w:t>
      </w: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 »</w:t>
      </w:r>
      <w:r w:rsidR="0093780B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</w:p>
    <w:p w14:paraId="16ABD294" w14:textId="6D0DCDCB" w:rsidR="009360CF" w:rsidRPr="0008613B" w:rsidRDefault="00B80A61" w:rsidP="0008613B">
      <w:pPr>
        <w:pStyle w:val="Corpsdetexte"/>
        <w:spacing w:before="117" w:line="276" w:lineRule="auto"/>
        <w:ind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lastRenderedPageBreak/>
        <w:t>Les modèles type de contrats en format exploitable (Word), seront remis pour les intégrer dans la solution final</w:t>
      </w:r>
      <w:r w:rsidR="006148D6">
        <w:rPr>
          <w:rFonts w:asciiTheme="minorHAnsi" w:hAnsiTheme="minorHAnsi" w:cstheme="minorHAnsi"/>
          <w:color w:val="000000" w:themeColor="text1"/>
          <w:sz w:val="24"/>
          <w:szCs w:val="24"/>
        </w:rPr>
        <w:t>e</w:t>
      </w:r>
    </w:p>
    <w:p w14:paraId="0F27642A" w14:textId="62CF77B4" w:rsidR="00322509" w:rsidRPr="0093780B" w:rsidRDefault="009360CF" w:rsidP="0093780B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noProof/>
          <w:lang w:eastAsia="fr-FR"/>
        </w:rPr>
      </w:pPr>
      <w:r>
        <w:rPr>
          <w:rFonts w:asciiTheme="minorHAnsi" w:hAnsiTheme="minorHAnsi" w:cstheme="minorHAnsi"/>
          <w:b/>
          <w:color w:val="1802BE"/>
          <w:sz w:val="36"/>
          <w:szCs w:val="36"/>
        </w:rPr>
        <w:t xml:space="preserve">                      </w:t>
      </w:r>
      <w:r w:rsidR="0093780B">
        <w:rPr>
          <w:rFonts w:asciiTheme="minorHAnsi" w:hAnsiTheme="minorHAnsi" w:cstheme="minorHAnsi"/>
          <w:b/>
          <w:color w:val="1802BE"/>
          <w:sz w:val="36"/>
          <w:szCs w:val="36"/>
        </w:rPr>
        <w:t xml:space="preserve">II-4) </w:t>
      </w:r>
      <w:r w:rsidR="00EF3E96">
        <w:rPr>
          <w:rFonts w:asciiTheme="minorHAnsi" w:hAnsiTheme="minorHAnsi" w:cstheme="minorHAnsi"/>
          <w:b/>
          <w:color w:val="1802BE"/>
          <w:sz w:val="36"/>
          <w:szCs w:val="36"/>
        </w:rPr>
        <w:t>GESTION CONTENTIEUSE</w:t>
      </w:r>
      <w:r w:rsidR="0093780B">
        <w:rPr>
          <w:rFonts w:asciiTheme="minorHAnsi" w:hAnsiTheme="minorHAnsi" w:cstheme="minorHAnsi"/>
          <w:b/>
          <w:color w:val="1802BE"/>
          <w:sz w:val="36"/>
          <w:szCs w:val="36"/>
        </w:rPr>
        <w:t>.</w:t>
      </w:r>
      <w:r w:rsidR="00614616" w:rsidRPr="0093780B">
        <w:rPr>
          <w:rFonts w:asciiTheme="minorHAnsi" w:hAnsiTheme="minorHAnsi" w:cstheme="minorHAnsi"/>
          <w:b/>
          <w:color w:val="1802BE"/>
          <w:sz w:val="36"/>
          <w:szCs w:val="36"/>
        </w:rPr>
        <w:t xml:space="preserve"> </w:t>
      </w:r>
      <w:r w:rsidR="00614616" w:rsidRPr="0093780B">
        <w:rPr>
          <w:rFonts w:asciiTheme="minorHAnsi" w:hAnsiTheme="minorHAnsi" w:cstheme="minorHAnsi"/>
          <w:noProof/>
          <w:lang w:eastAsia="fr-FR"/>
        </w:rPr>
        <w:t xml:space="preserve">   </w:t>
      </w:r>
    </w:p>
    <w:p w14:paraId="58C512DA" w14:textId="217EF0C8" w:rsidR="0093780B" w:rsidRPr="0008613B" w:rsidRDefault="00A71418" w:rsidP="0008613B">
      <w:pPr>
        <w:pStyle w:val="Corpsdetexte"/>
        <w:spacing w:before="154" w:line="400" w:lineRule="auto"/>
        <w:ind w:left="214" w:right="537"/>
        <w:rPr>
          <w:rFonts w:asciiTheme="minorHAnsi" w:hAnsiTheme="minorHAnsi" w:cstheme="minorHAnsi"/>
        </w:rPr>
      </w:pPr>
      <w:r w:rsidRPr="005B2469">
        <w:rPr>
          <w:rFonts w:asciiTheme="minorHAnsi" w:hAnsiTheme="minorHAnsi" w:cstheme="minorHAnsi"/>
          <w:noProof/>
          <w:lang w:eastAsia="fr-FR"/>
        </w:rPr>
        <w:drawing>
          <wp:inline distT="0" distB="0" distL="0" distR="0" wp14:anchorId="01ACD89E" wp14:editId="5F377174">
            <wp:extent cx="5776347" cy="194807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62" t="7746" r="2271" b="4168"/>
                    <a:stretch/>
                  </pic:blipFill>
                  <pic:spPr bwMode="auto">
                    <a:xfrm>
                      <a:off x="0" y="0"/>
                      <a:ext cx="5826072" cy="196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413D1" w14:textId="771FB7E9" w:rsidR="00F05C79" w:rsidRPr="0008613B" w:rsidRDefault="001267DE" w:rsidP="0008613B">
      <w:pPr>
        <w:pStyle w:val="Corpsdetexte"/>
        <w:numPr>
          <w:ilvl w:val="0"/>
          <w:numId w:val="29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93780B">
        <w:rPr>
          <w:rFonts w:asciiTheme="minorHAnsi" w:hAnsiTheme="minorHAnsi" w:cstheme="minorHAnsi"/>
          <w:sz w:val="24"/>
          <w:szCs w:val="24"/>
        </w:rPr>
        <w:t>Lors de la création d’un litige</w:t>
      </w:r>
      <w:r w:rsidR="0093780B">
        <w:rPr>
          <w:rFonts w:asciiTheme="minorHAnsi" w:hAnsiTheme="minorHAnsi" w:cstheme="minorHAnsi"/>
          <w:sz w:val="24"/>
          <w:szCs w:val="24"/>
        </w:rPr>
        <w:t>,</w:t>
      </w:r>
      <w:r w:rsidRPr="0093780B">
        <w:rPr>
          <w:rFonts w:asciiTheme="minorHAnsi" w:hAnsiTheme="minorHAnsi" w:cstheme="minorHAnsi"/>
          <w:sz w:val="24"/>
          <w:szCs w:val="24"/>
        </w:rPr>
        <w:t xml:space="preserve"> il faudra ajouter les rubriques suivantes : – </w:t>
      </w:r>
      <w:r w:rsidRPr="0093780B">
        <w:rPr>
          <w:rFonts w:asciiTheme="minorHAnsi" w:hAnsiTheme="minorHAnsi" w:cstheme="minorHAnsi"/>
          <w:color w:val="00B050"/>
          <w:sz w:val="24"/>
          <w:szCs w:val="24"/>
        </w:rPr>
        <w:t>conséquences financiers à supporter par MOOV-</w:t>
      </w:r>
      <w:r w:rsidRPr="0093780B">
        <w:rPr>
          <w:rFonts w:asciiTheme="minorHAnsi" w:hAnsiTheme="minorHAnsi" w:cstheme="minorHAnsi"/>
          <w:sz w:val="24"/>
          <w:szCs w:val="24"/>
        </w:rPr>
        <w:t xml:space="preserve"> </w:t>
      </w:r>
      <w:r w:rsidRPr="0093780B">
        <w:rPr>
          <w:rFonts w:asciiTheme="minorHAnsi" w:hAnsiTheme="minorHAnsi" w:cstheme="minorHAnsi"/>
          <w:color w:val="00B050"/>
          <w:sz w:val="24"/>
          <w:szCs w:val="24"/>
        </w:rPr>
        <w:t>estimation des conséquences financiers au profit de MOOV</w:t>
      </w:r>
      <w:r w:rsidRPr="0093780B">
        <w:rPr>
          <w:rFonts w:asciiTheme="minorHAnsi" w:hAnsiTheme="minorHAnsi" w:cstheme="minorHAnsi"/>
          <w:sz w:val="24"/>
          <w:szCs w:val="24"/>
        </w:rPr>
        <w:t xml:space="preserve">- </w:t>
      </w:r>
      <w:r w:rsidR="0093780B">
        <w:rPr>
          <w:rFonts w:asciiTheme="minorHAnsi" w:hAnsiTheme="minorHAnsi" w:cstheme="minorHAnsi"/>
          <w:color w:val="00B050"/>
          <w:sz w:val="24"/>
          <w:szCs w:val="24"/>
        </w:rPr>
        <w:t>la procédure</w:t>
      </w:r>
      <w:r w:rsidR="00ED60C8" w:rsidRPr="0093780B">
        <w:rPr>
          <w:rFonts w:asciiTheme="minorHAnsi" w:hAnsiTheme="minorHAnsi" w:cstheme="minorHAnsi"/>
          <w:color w:val="00B050"/>
          <w:sz w:val="24"/>
          <w:szCs w:val="24"/>
        </w:rPr>
        <w:t xml:space="preserve"> </w:t>
      </w:r>
      <w:r w:rsidR="0093780B" w:rsidRPr="00145708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93780B">
        <w:rPr>
          <w:rFonts w:asciiTheme="minorHAnsi" w:hAnsiTheme="minorHAnsi" w:cstheme="minorHAnsi"/>
          <w:sz w:val="24"/>
          <w:szCs w:val="24"/>
        </w:rPr>
        <w:t xml:space="preserve">indique à quel niveau de la procédure se trouve </w:t>
      </w:r>
      <w:r w:rsidR="0093780B" w:rsidRPr="0093780B">
        <w:rPr>
          <w:rFonts w:asciiTheme="minorHAnsi" w:hAnsiTheme="minorHAnsi" w:cstheme="minorHAnsi"/>
          <w:sz w:val="24"/>
          <w:szCs w:val="24"/>
        </w:rPr>
        <w:t>l’affaire</w:t>
      </w:r>
      <w:r w:rsidR="0093780B">
        <w:rPr>
          <w:rFonts w:asciiTheme="minorHAnsi" w:hAnsiTheme="minorHAnsi" w:cstheme="minorHAnsi"/>
          <w:sz w:val="24"/>
          <w:szCs w:val="24"/>
        </w:rPr>
        <w:t>).</w:t>
      </w:r>
      <w:r w:rsidR="0008613B">
        <w:rPr>
          <w:rFonts w:asciiTheme="minorHAnsi" w:hAnsiTheme="minorHAnsi" w:cstheme="minorHAnsi"/>
          <w:sz w:val="24"/>
          <w:szCs w:val="24"/>
        </w:rPr>
        <w:t xml:space="preserve"> </w:t>
      </w:r>
      <w:r w:rsidR="00F05C79">
        <w:rPr>
          <w:rFonts w:asciiTheme="minorHAnsi" w:hAnsiTheme="minorHAnsi" w:cstheme="minorHAnsi"/>
          <w:sz w:val="24"/>
          <w:szCs w:val="24"/>
        </w:rPr>
        <w:t>I</w:t>
      </w:r>
      <w:r w:rsidRPr="0093780B">
        <w:rPr>
          <w:rFonts w:asciiTheme="minorHAnsi" w:hAnsiTheme="minorHAnsi" w:cstheme="minorHAnsi"/>
          <w:sz w:val="24"/>
          <w:szCs w:val="24"/>
        </w:rPr>
        <w:t>l y aura plusieurs étapes</w:t>
      </w:r>
      <w:r w:rsidR="00375098" w:rsidRPr="0093780B">
        <w:rPr>
          <w:rFonts w:asciiTheme="minorHAnsi" w:hAnsiTheme="minorHAnsi" w:cstheme="minorHAnsi"/>
          <w:sz w:val="24"/>
          <w:szCs w:val="24"/>
        </w:rPr>
        <w:t xml:space="preserve"> de </w:t>
      </w:r>
      <w:r w:rsidR="00E17224" w:rsidRPr="0093780B">
        <w:rPr>
          <w:rFonts w:asciiTheme="minorHAnsi" w:hAnsiTheme="minorHAnsi" w:cstheme="minorHAnsi"/>
          <w:sz w:val="24"/>
          <w:szCs w:val="24"/>
        </w:rPr>
        <w:t>procédures</w:t>
      </w:r>
      <w:r w:rsidRPr="0093780B">
        <w:rPr>
          <w:rFonts w:asciiTheme="minorHAnsi" w:hAnsiTheme="minorHAnsi" w:cstheme="minorHAnsi"/>
          <w:sz w:val="24"/>
          <w:szCs w:val="24"/>
        </w:rPr>
        <w:t xml:space="preserve"> qui seront mises à jour dans </w:t>
      </w:r>
      <w:r w:rsidRPr="0093780B">
        <w:rPr>
          <w:rFonts w:asciiTheme="minorHAnsi" w:hAnsiTheme="minorHAnsi" w:cstheme="minorHAnsi"/>
          <w:color w:val="00B050"/>
          <w:sz w:val="24"/>
          <w:szCs w:val="24"/>
        </w:rPr>
        <w:t>Actions</w:t>
      </w:r>
      <w:r w:rsidR="00F05C79">
        <w:rPr>
          <w:rFonts w:asciiTheme="minorHAnsi" w:hAnsiTheme="minorHAnsi" w:cstheme="minorHAnsi"/>
          <w:color w:val="00B050"/>
          <w:sz w:val="24"/>
          <w:szCs w:val="24"/>
        </w:rPr>
        <w:t>.</w:t>
      </w:r>
    </w:p>
    <w:p w14:paraId="3B999EF8" w14:textId="0F745F5F" w:rsidR="00A71418" w:rsidRDefault="00A71418" w:rsidP="00A71418">
      <w:pPr>
        <w:pStyle w:val="Corpsdetexte"/>
        <w:ind w:left="720"/>
        <w:rPr>
          <w:rFonts w:asciiTheme="minorHAnsi" w:hAnsiTheme="minorHAnsi" w:cstheme="minorHAnsi"/>
          <w:sz w:val="22"/>
        </w:rPr>
      </w:pPr>
      <w:r w:rsidRPr="005B2469">
        <w:rPr>
          <w:rFonts w:asciiTheme="minorHAnsi" w:hAnsiTheme="minorHAnsi" w:cstheme="minorHAnsi"/>
          <w:noProof/>
          <w:lang w:eastAsia="fr-FR"/>
        </w:rPr>
        <w:drawing>
          <wp:inline distT="0" distB="0" distL="0" distR="0" wp14:anchorId="7E7B79BA" wp14:editId="5DC659F1">
            <wp:extent cx="5493888" cy="18669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40" t="8466" r="1191" b="4291"/>
                    <a:stretch/>
                  </pic:blipFill>
                  <pic:spPr bwMode="auto">
                    <a:xfrm>
                      <a:off x="0" y="0"/>
                      <a:ext cx="5532388" cy="187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3D7E6" w14:textId="77777777" w:rsidR="00F05C79" w:rsidRPr="005B2469" w:rsidRDefault="00F05C79" w:rsidP="0008613B">
      <w:pPr>
        <w:pStyle w:val="Corpsdetexte"/>
        <w:rPr>
          <w:rFonts w:asciiTheme="minorHAnsi" w:hAnsiTheme="minorHAnsi" w:cstheme="minorHAnsi"/>
          <w:sz w:val="22"/>
        </w:rPr>
      </w:pPr>
    </w:p>
    <w:p w14:paraId="156ABA0E" w14:textId="538E8040" w:rsidR="00A704D6" w:rsidRPr="0093780B" w:rsidRDefault="00DB55F2" w:rsidP="00420C9A">
      <w:pPr>
        <w:pStyle w:val="Corpsdetexte"/>
        <w:numPr>
          <w:ilvl w:val="0"/>
          <w:numId w:val="29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93780B">
        <w:rPr>
          <w:rFonts w:asciiTheme="minorHAnsi" w:hAnsiTheme="minorHAnsi" w:cstheme="minorHAnsi"/>
          <w:sz w:val="24"/>
          <w:szCs w:val="24"/>
        </w:rPr>
        <w:t xml:space="preserve">Ajouter sur </w:t>
      </w:r>
      <w:r w:rsidR="00597C6C" w:rsidRPr="0093780B">
        <w:rPr>
          <w:rFonts w:asciiTheme="minorHAnsi" w:hAnsiTheme="minorHAnsi" w:cstheme="minorHAnsi"/>
          <w:sz w:val="24"/>
          <w:szCs w:val="24"/>
        </w:rPr>
        <w:t>l’état</w:t>
      </w:r>
      <w:r w:rsidRPr="0093780B">
        <w:rPr>
          <w:rFonts w:asciiTheme="minorHAnsi" w:hAnsiTheme="minorHAnsi" w:cstheme="minorHAnsi"/>
          <w:sz w:val="24"/>
          <w:szCs w:val="24"/>
        </w:rPr>
        <w:t xml:space="preserve"> qui s’affiche les colonnes suivantes : </w:t>
      </w:r>
      <w:r w:rsidRPr="0093780B">
        <w:rPr>
          <w:rFonts w:asciiTheme="minorHAnsi" w:hAnsiTheme="minorHAnsi" w:cstheme="minorHAnsi"/>
          <w:color w:val="00B050"/>
          <w:sz w:val="24"/>
          <w:szCs w:val="24"/>
        </w:rPr>
        <w:t>Provisions</w:t>
      </w:r>
      <w:r w:rsidR="00F05C79">
        <w:rPr>
          <w:rFonts w:asciiTheme="minorHAnsi" w:hAnsiTheme="minorHAnsi" w:cstheme="minorHAnsi"/>
          <w:color w:val="00B050"/>
          <w:sz w:val="24"/>
          <w:szCs w:val="24"/>
        </w:rPr>
        <w:t>.</w:t>
      </w:r>
      <w:r w:rsidRPr="0093780B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15ECD634" w14:textId="11BF603F" w:rsidR="00F05C79" w:rsidRPr="00DB3953" w:rsidRDefault="00DB55F2" w:rsidP="00DB3953">
      <w:pPr>
        <w:pStyle w:val="Corpsdetexte"/>
        <w:numPr>
          <w:ilvl w:val="0"/>
          <w:numId w:val="30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93780B">
        <w:rPr>
          <w:rFonts w:asciiTheme="minorHAnsi" w:hAnsiTheme="minorHAnsi" w:cstheme="minorHAnsi"/>
          <w:sz w:val="24"/>
          <w:szCs w:val="24"/>
        </w:rPr>
        <w:t>Action :</w:t>
      </w:r>
      <w:r w:rsidRPr="0093780B">
        <w:rPr>
          <w:rFonts w:asciiTheme="minorHAnsi" w:hAnsiTheme="minorHAnsi" w:cstheme="minorHAnsi"/>
          <w:color w:val="00B050"/>
          <w:sz w:val="24"/>
          <w:szCs w:val="24"/>
        </w:rPr>
        <w:t xml:space="preserve"> consulter </w:t>
      </w:r>
      <w:r w:rsidRPr="0093780B">
        <w:rPr>
          <w:rFonts w:asciiTheme="minorHAnsi" w:hAnsiTheme="minorHAnsi" w:cstheme="minorHAnsi"/>
          <w:sz w:val="24"/>
          <w:szCs w:val="24"/>
        </w:rPr>
        <w:t xml:space="preserve">– </w:t>
      </w:r>
      <w:r w:rsidRPr="0093780B">
        <w:rPr>
          <w:rFonts w:asciiTheme="minorHAnsi" w:hAnsiTheme="minorHAnsi" w:cstheme="minorHAnsi"/>
          <w:color w:val="00B050"/>
          <w:sz w:val="24"/>
          <w:szCs w:val="24"/>
        </w:rPr>
        <w:t xml:space="preserve">mettre à </w:t>
      </w:r>
      <w:r w:rsidR="00F05C79" w:rsidRPr="0093780B">
        <w:rPr>
          <w:rFonts w:asciiTheme="minorHAnsi" w:hAnsiTheme="minorHAnsi" w:cstheme="minorHAnsi"/>
          <w:color w:val="00B050"/>
          <w:sz w:val="24"/>
          <w:szCs w:val="24"/>
        </w:rPr>
        <w:t>jour.</w:t>
      </w:r>
    </w:p>
    <w:p w14:paraId="4859085E" w14:textId="7414EDC3" w:rsidR="00F05C79" w:rsidRPr="0008613B" w:rsidRDefault="00375098" w:rsidP="0008613B">
      <w:pPr>
        <w:pStyle w:val="Corpsdetexte"/>
        <w:numPr>
          <w:ilvl w:val="0"/>
          <w:numId w:val="32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93780B">
        <w:rPr>
          <w:rFonts w:asciiTheme="minorHAnsi" w:hAnsiTheme="minorHAnsi" w:cstheme="minorHAnsi"/>
          <w:color w:val="00B050"/>
          <w:sz w:val="24"/>
          <w:szCs w:val="24"/>
        </w:rPr>
        <w:t>Dans consulter </w:t>
      </w:r>
      <w:r w:rsidR="00F05C79" w:rsidRPr="0093780B">
        <w:rPr>
          <w:rFonts w:asciiTheme="minorHAnsi" w:hAnsiTheme="minorHAnsi" w:cstheme="minorHAnsi"/>
          <w:color w:val="00B050"/>
          <w:sz w:val="24"/>
          <w:szCs w:val="24"/>
        </w:rPr>
        <w:t xml:space="preserve">: </w:t>
      </w:r>
      <w:r w:rsidR="00F05C79" w:rsidRPr="007E5831">
        <w:rPr>
          <w:rFonts w:asciiTheme="minorHAnsi" w:hAnsiTheme="minorHAnsi" w:cstheme="minorHAnsi"/>
          <w:sz w:val="24"/>
          <w:szCs w:val="24"/>
        </w:rPr>
        <w:t>Le</w:t>
      </w:r>
      <w:r w:rsidRPr="0093780B">
        <w:rPr>
          <w:rFonts w:asciiTheme="minorHAnsi" w:hAnsiTheme="minorHAnsi" w:cstheme="minorHAnsi"/>
          <w:sz w:val="24"/>
          <w:szCs w:val="24"/>
        </w:rPr>
        <w:t xml:space="preserve"> litige doi</w:t>
      </w:r>
      <w:r w:rsidR="005A71D9" w:rsidRPr="0093780B">
        <w:rPr>
          <w:rFonts w:asciiTheme="minorHAnsi" w:hAnsiTheme="minorHAnsi" w:cstheme="minorHAnsi"/>
          <w:sz w:val="24"/>
          <w:szCs w:val="24"/>
        </w:rPr>
        <w:t>t</w:t>
      </w:r>
      <w:r w:rsidRPr="0093780B">
        <w:rPr>
          <w:rFonts w:asciiTheme="minorHAnsi" w:hAnsiTheme="minorHAnsi" w:cstheme="minorHAnsi"/>
          <w:sz w:val="24"/>
          <w:szCs w:val="24"/>
        </w:rPr>
        <w:t xml:space="preserve"> être présenté avec toutes les rubriques renseignées sans possibilité de modifier dans la vue modifier : </w:t>
      </w:r>
      <w:r w:rsidR="00E17224" w:rsidRPr="0093780B">
        <w:rPr>
          <w:rFonts w:asciiTheme="minorHAnsi" w:hAnsiTheme="minorHAnsi" w:cstheme="minorHAnsi"/>
          <w:sz w:val="24"/>
          <w:szCs w:val="24"/>
        </w:rPr>
        <w:t xml:space="preserve">ID-date du cas -nom des parties (demandeur – </w:t>
      </w:r>
      <w:r w:rsidR="00F05C79" w:rsidRPr="0093780B">
        <w:rPr>
          <w:rFonts w:asciiTheme="minorHAnsi" w:hAnsiTheme="minorHAnsi" w:cstheme="minorHAnsi"/>
          <w:sz w:val="24"/>
          <w:szCs w:val="24"/>
        </w:rPr>
        <w:t>défendeur</w:t>
      </w:r>
      <w:r w:rsidR="00E17224" w:rsidRPr="0093780B">
        <w:rPr>
          <w:rFonts w:asciiTheme="minorHAnsi" w:hAnsiTheme="minorHAnsi" w:cstheme="minorHAnsi"/>
          <w:sz w:val="24"/>
          <w:szCs w:val="24"/>
        </w:rPr>
        <w:t>) – nature – origine-avocats-</w:t>
      </w:r>
      <w:r w:rsidR="005A71D9" w:rsidRPr="0093780B">
        <w:rPr>
          <w:rFonts w:asciiTheme="minorHAnsi" w:hAnsiTheme="minorHAnsi" w:cstheme="minorHAnsi"/>
          <w:sz w:val="24"/>
          <w:szCs w:val="24"/>
        </w:rPr>
        <w:t>juridictions</w:t>
      </w:r>
      <w:r w:rsidR="00E17224" w:rsidRPr="0093780B">
        <w:rPr>
          <w:rFonts w:asciiTheme="minorHAnsi" w:hAnsiTheme="minorHAnsi" w:cstheme="minorHAnsi"/>
          <w:sz w:val="24"/>
          <w:szCs w:val="24"/>
        </w:rPr>
        <w:t>- faits- provision- conséquences financiers à supporter par MOOV- estimation des conséquence</w:t>
      </w:r>
      <w:r w:rsidR="00F05C79">
        <w:rPr>
          <w:rFonts w:asciiTheme="minorHAnsi" w:hAnsiTheme="minorHAnsi" w:cstheme="minorHAnsi"/>
          <w:sz w:val="24"/>
          <w:szCs w:val="24"/>
        </w:rPr>
        <w:t>s financiers au profit de MOOV.</w:t>
      </w:r>
    </w:p>
    <w:p w14:paraId="433BE807" w14:textId="18C5F7FF" w:rsidR="006E2583" w:rsidRDefault="005A71D9" w:rsidP="00420C9A">
      <w:pPr>
        <w:pStyle w:val="Corpsdetexte"/>
        <w:numPr>
          <w:ilvl w:val="0"/>
          <w:numId w:val="33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93780B">
        <w:rPr>
          <w:rFonts w:asciiTheme="minorHAnsi" w:hAnsiTheme="minorHAnsi" w:cstheme="minorHAnsi"/>
          <w:color w:val="00B050"/>
          <w:sz w:val="24"/>
          <w:szCs w:val="24"/>
        </w:rPr>
        <w:t>M</w:t>
      </w:r>
      <w:r w:rsidR="00E17224" w:rsidRPr="0093780B">
        <w:rPr>
          <w:rFonts w:asciiTheme="minorHAnsi" w:hAnsiTheme="minorHAnsi" w:cstheme="minorHAnsi"/>
          <w:color w:val="00B050"/>
          <w:sz w:val="24"/>
          <w:szCs w:val="24"/>
        </w:rPr>
        <w:t>ettre à jour :</w:t>
      </w:r>
      <w:r w:rsidR="006E2583">
        <w:rPr>
          <w:rFonts w:asciiTheme="minorHAnsi" w:hAnsiTheme="minorHAnsi" w:cstheme="minorHAnsi"/>
          <w:color w:val="00B050"/>
          <w:sz w:val="24"/>
          <w:szCs w:val="24"/>
        </w:rPr>
        <w:t xml:space="preserve"> </w:t>
      </w:r>
      <w:r w:rsidR="006E2583">
        <w:rPr>
          <w:rFonts w:asciiTheme="minorHAnsi" w:hAnsiTheme="minorHAnsi" w:cstheme="minorHAnsi"/>
          <w:sz w:val="24"/>
          <w:szCs w:val="24"/>
        </w:rPr>
        <w:t>L</w:t>
      </w:r>
      <w:r w:rsidR="00E17224" w:rsidRPr="0093780B">
        <w:rPr>
          <w:rFonts w:asciiTheme="minorHAnsi" w:hAnsiTheme="minorHAnsi" w:cstheme="minorHAnsi"/>
          <w:sz w:val="24"/>
          <w:szCs w:val="24"/>
        </w:rPr>
        <w:t>e litige sera mis à jour</w:t>
      </w:r>
      <w:r w:rsidRPr="0093780B">
        <w:rPr>
          <w:rFonts w:asciiTheme="minorHAnsi" w:hAnsiTheme="minorHAnsi" w:cstheme="minorHAnsi"/>
          <w:sz w:val="24"/>
          <w:szCs w:val="24"/>
        </w:rPr>
        <w:t xml:space="preserve"> dans ces différentes rubriques. Pour la rubrique procédure</w:t>
      </w:r>
      <w:r w:rsidR="006E2583">
        <w:rPr>
          <w:rFonts w:asciiTheme="minorHAnsi" w:hAnsiTheme="minorHAnsi" w:cstheme="minorHAnsi"/>
          <w:sz w:val="24"/>
          <w:szCs w:val="24"/>
        </w:rPr>
        <w:t>,</w:t>
      </w:r>
      <w:r w:rsidRPr="0093780B">
        <w:rPr>
          <w:rFonts w:asciiTheme="minorHAnsi" w:hAnsiTheme="minorHAnsi" w:cstheme="minorHAnsi"/>
          <w:sz w:val="24"/>
          <w:szCs w:val="24"/>
        </w:rPr>
        <w:t xml:space="preserve"> la nouvelle mise</w:t>
      </w:r>
      <w:r w:rsidR="006E2583">
        <w:rPr>
          <w:rFonts w:asciiTheme="minorHAnsi" w:hAnsiTheme="minorHAnsi" w:cstheme="minorHAnsi"/>
          <w:sz w:val="24"/>
          <w:szCs w:val="24"/>
        </w:rPr>
        <w:t xml:space="preserve"> à jour n’écrase pas l’ancienne. L</w:t>
      </w:r>
      <w:r w:rsidRPr="0093780B">
        <w:rPr>
          <w:rFonts w:asciiTheme="minorHAnsi" w:hAnsiTheme="minorHAnsi" w:cstheme="minorHAnsi"/>
          <w:sz w:val="24"/>
          <w:szCs w:val="24"/>
        </w:rPr>
        <w:t>’ancienne sera considérée comme</w:t>
      </w:r>
      <w:r w:rsidR="006E2583">
        <w:rPr>
          <w:rFonts w:asciiTheme="minorHAnsi" w:hAnsiTheme="minorHAnsi" w:cstheme="minorHAnsi"/>
          <w:sz w:val="24"/>
          <w:szCs w:val="24"/>
        </w:rPr>
        <w:t xml:space="preserve"> </w:t>
      </w:r>
      <w:r w:rsidRPr="0093780B">
        <w:rPr>
          <w:rFonts w:asciiTheme="minorHAnsi" w:hAnsiTheme="minorHAnsi" w:cstheme="minorHAnsi"/>
          <w:sz w:val="24"/>
          <w:szCs w:val="24"/>
        </w:rPr>
        <w:t xml:space="preserve"> </w:t>
      </w:r>
      <w:r w:rsidR="006E2583">
        <w:rPr>
          <w:rFonts w:asciiTheme="minorHAnsi" w:hAnsiTheme="minorHAnsi" w:cstheme="minorHAnsi"/>
          <w:sz w:val="24"/>
          <w:szCs w:val="24"/>
        </w:rPr>
        <w:t>l’étape</w:t>
      </w:r>
      <w:r w:rsidRPr="0093780B">
        <w:rPr>
          <w:rFonts w:asciiTheme="minorHAnsi" w:hAnsiTheme="minorHAnsi" w:cstheme="minorHAnsi"/>
          <w:sz w:val="24"/>
          <w:szCs w:val="24"/>
        </w:rPr>
        <w:t xml:space="preserve"> </w:t>
      </w:r>
      <w:r w:rsidR="006E2583">
        <w:rPr>
          <w:rFonts w:asciiTheme="minorHAnsi" w:hAnsiTheme="minorHAnsi" w:cstheme="minorHAnsi"/>
          <w:sz w:val="24"/>
          <w:szCs w:val="24"/>
        </w:rPr>
        <w:t xml:space="preserve"> </w:t>
      </w:r>
      <w:r w:rsidRPr="0093780B">
        <w:rPr>
          <w:rFonts w:asciiTheme="minorHAnsi" w:hAnsiTheme="minorHAnsi" w:cstheme="minorHAnsi"/>
          <w:sz w:val="24"/>
          <w:szCs w:val="24"/>
        </w:rPr>
        <w:t>antérieure et restera visible en historique</w:t>
      </w:r>
      <w:r w:rsidR="006E2583">
        <w:rPr>
          <w:rFonts w:asciiTheme="minorHAnsi" w:hAnsiTheme="minorHAnsi" w:cstheme="minorHAnsi"/>
          <w:sz w:val="24"/>
          <w:szCs w:val="24"/>
        </w:rPr>
        <w:t xml:space="preserve">. </w:t>
      </w:r>
      <w:r w:rsidR="006E2583" w:rsidRPr="006E2583">
        <w:rPr>
          <w:rFonts w:asciiTheme="minorHAnsi" w:hAnsiTheme="minorHAnsi" w:cstheme="minorHAnsi"/>
          <w:b/>
          <w:sz w:val="24"/>
          <w:szCs w:val="24"/>
        </w:rPr>
        <w:t>E</w:t>
      </w:r>
      <w:r w:rsidRPr="006E2583">
        <w:rPr>
          <w:rFonts w:asciiTheme="minorHAnsi" w:hAnsiTheme="minorHAnsi" w:cstheme="minorHAnsi"/>
          <w:b/>
          <w:sz w:val="24"/>
          <w:szCs w:val="24"/>
        </w:rPr>
        <w:t>xemple :</w:t>
      </w:r>
      <w:r w:rsidRPr="0093780B">
        <w:rPr>
          <w:rFonts w:asciiTheme="minorHAnsi" w:hAnsiTheme="minorHAnsi" w:cstheme="minorHAnsi"/>
          <w:sz w:val="24"/>
          <w:szCs w:val="24"/>
        </w:rPr>
        <w:t xml:space="preserve"> Etape 1 : date 16/02/2022</w:t>
      </w:r>
      <w:r w:rsidR="006E2583">
        <w:rPr>
          <w:rFonts w:asciiTheme="minorHAnsi" w:hAnsiTheme="minorHAnsi" w:cstheme="minorHAnsi"/>
          <w:sz w:val="24"/>
          <w:szCs w:val="24"/>
        </w:rPr>
        <w:t>,</w:t>
      </w:r>
      <w:r w:rsidRPr="0093780B">
        <w:rPr>
          <w:rFonts w:asciiTheme="minorHAnsi" w:hAnsiTheme="minorHAnsi" w:cstheme="minorHAnsi"/>
          <w:sz w:val="24"/>
          <w:szCs w:val="24"/>
        </w:rPr>
        <w:t xml:space="preserve">  nom </w:t>
      </w:r>
      <w:r w:rsidR="006E2583" w:rsidRPr="0093780B">
        <w:rPr>
          <w:rFonts w:asciiTheme="minorHAnsi" w:hAnsiTheme="minorHAnsi" w:cstheme="minorHAnsi"/>
          <w:sz w:val="24"/>
          <w:szCs w:val="24"/>
        </w:rPr>
        <w:t>: première</w:t>
      </w:r>
      <w:r w:rsidRPr="0093780B">
        <w:rPr>
          <w:rFonts w:asciiTheme="minorHAnsi" w:hAnsiTheme="minorHAnsi" w:cstheme="minorHAnsi"/>
          <w:sz w:val="24"/>
          <w:szCs w:val="24"/>
        </w:rPr>
        <w:t xml:space="preserve"> audience</w:t>
      </w:r>
      <w:r w:rsidR="006E2583">
        <w:rPr>
          <w:rFonts w:asciiTheme="minorHAnsi" w:hAnsiTheme="minorHAnsi" w:cstheme="minorHAnsi"/>
          <w:sz w:val="24"/>
          <w:szCs w:val="24"/>
        </w:rPr>
        <w:t>,</w:t>
      </w:r>
      <w:r w:rsidRPr="0093780B">
        <w:rPr>
          <w:rFonts w:asciiTheme="minorHAnsi" w:hAnsiTheme="minorHAnsi" w:cstheme="minorHAnsi"/>
          <w:sz w:val="24"/>
          <w:szCs w:val="24"/>
        </w:rPr>
        <w:t xml:space="preserve"> commentaire : le juge à pris connaissance de </w:t>
      </w:r>
      <w:r w:rsidR="006E2583" w:rsidRPr="0093780B">
        <w:rPr>
          <w:rFonts w:asciiTheme="minorHAnsi" w:hAnsiTheme="minorHAnsi" w:cstheme="minorHAnsi"/>
          <w:sz w:val="24"/>
          <w:szCs w:val="24"/>
        </w:rPr>
        <w:t>l’affaire</w:t>
      </w:r>
      <w:r w:rsidRPr="0093780B">
        <w:rPr>
          <w:rFonts w:asciiTheme="minorHAnsi" w:hAnsiTheme="minorHAnsi" w:cstheme="minorHAnsi"/>
          <w:sz w:val="24"/>
          <w:szCs w:val="24"/>
        </w:rPr>
        <w:t xml:space="preserve">… </w:t>
      </w:r>
      <w:r w:rsidR="006E2583">
        <w:rPr>
          <w:rFonts w:asciiTheme="minorHAnsi" w:hAnsiTheme="minorHAnsi" w:cstheme="minorHAnsi"/>
          <w:sz w:val="24"/>
          <w:szCs w:val="24"/>
        </w:rPr>
        <w:t>.</w:t>
      </w:r>
    </w:p>
    <w:p w14:paraId="2E3160BB" w14:textId="137B2478" w:rsidR="00B26D8F" w:rsidRPr="00DB3953" w:rsidRDefault="005A71D9" w:rsidP="00DB3953">
      <w:pPr>
        <w:pStyle w:val="Corpsdetexte"/>
        <w:spacing w:line="276" w:lineRule="auto"/>
        <w:ind w:left="1791"/>
        <w:jc w:val="both"/>
        <w:rPr>
          <w:rFonts w:asciiTheme="minorHAnsi" w:hAnsiTheme="minorHAnsi" w:cstheme="minorHAnsi"/>
          <w:sz w:val="24"/>
          <w:szCs w:val="24"/>
        </w:rPr>
      </w:pPr>
      <w:r w:rsidRPr="0093780B">
        <w:rPr>
          <w:rFonts w:asciiTheme="minorHAnsi" w:hAnsiTheme="minorHAnsi" w:cstheme="minorHAnsi"/>
          <w:sz w:val="24"/>
          <w:szCs w:val="24"/>
        </w:rPr>
        <w:lastRenderedPageBreak/>
        <w:t>Etape 2 : date </w:t>
      </w:r>
      <w:r w:rsidR="006E2583">
        <w:rPr>
          <w:rFonts w:asciiTheme="minorHAnsi" w:hAnsiTheme="minorHAnsi" w:cstheme="minorHAnsi"/>
          <w:sz w:val="24"/>
          <w:szCs w:val="24"/>
        </w:rPr>
        <w:t>0</w:t>
      </w:r>
      <w:r w:rsidRPr="0093780B">
        <w:rPr>
          <w:rFonts w:asciiTheme="minorHAnsi" w:hAnsiTheme="minorHAnsi" w:cstheme="minorHAnsi"/>
          <w:sz w:val="24"/>
          <w:szCs w:val="24"/>
        </w:rPr>
        <w:t>3/03/</w:t>
      </w:r>
      <w:r w:rsidR="0038520A" w:rsidRPr="0093780B">
        <w:rPr>
          <w:rFonts w:asciiTheme="minorHAnsi" w:hAnsiTheme="minorHAnsi" w:cstheme="minorHAnsi"/>
          <w:sz w:val="24"/>
          <w:szCs w:val="24"/>
        </w:rPr>
        <w:t>2022</w:t>
      </w:r>
      <w:r w:rsidR="0038520A">
        <w:rPr>
          <w:rFonts w:asciiTheme="minorHAnsi" w:hAnsiTheme="minorHAnsi" w:cstheme="minorHAnsi"/>
          <w:sz w:val="24"/>
          <w:szCs w:val="24"/>
        </w:rPr>
        <w:t>, nom : deuxième</w:t>
      </w:r>
      <w:r w:rsidRPr="0093780B">
        <w:rPr>
          <w:rFonts w:asciiTheme="minorHAnsi" w:hAnsiTheme="minorHAnsi" w:cstheme="minorHAnsi"/>
          <w:sz w:val="24"/>
          <w:szCs w:val="24"/>
        </w:rPr>
        <w:t xml:space="preserve"> audience</w:t>
      </w:r>
      <w:r w:rsidR="006E2583">
        <w:rPr>
          <w:rFonts w:asciiTheme="minorHAnsi" w:hAnsiTheme="minorHAnsi" w:cstheme="minorHAnsi"/>
          <w:sz w:val="24"/>
          <w:szCs w:val="24"/>
        </w:rPr>
        <w:t>,</w:t>
      </w:r>
      <w:r w:rsidRPr="0093780B">
        <w:rPr>
          <w:rFonts w:asciiTheme="minorHAnsi" w:hAnsiTheme="minorHAnsi" w:cstheme="minorHAnsi"/>
          <w:sz w:val="24"/>
          <w:szCs w:val="24"/>
        </w:rPr>
        <w:t xml:space="preserve"> commentaire : le juge va délibérer le 05 mai </w:t>
      </w:r>
      <w:r w:rsidR="006E2583" w:rsidRPr="0093780B">
        <w:rPr>
          <w:rFonts w:asciiTheme="minorHAnsi" w:hAnsiTheme="minorHAnsi" w:cstheme="minorHAnsi"/>
          <w:sz w:val="24"/>
          <w:szCs w:val="24"/>
        </w:rPr>
        <w:t>2022.</w:t>
      </w:r>
    </w:p>
    <w:p w14:paraId="6FC465DC" w14:textId="3CA0B4B8" w:rsidR="00225EF5" w:rsidRDefault="00AE13B4" w:rsidP="00F42482">
      <w:pPr>
        <w:pStyle w:val="Corpsdetexte"/>
        <w:spacing w:before="117" w:line="276" w:lineRule="auto"/>
        <w:ind w:left="1785" w:right="1071"/>
        <w:rPr>
          <w:rFonts w:asciiTheme="minorHAnsi" w:hAnsiTheme="minorHAnsi" w:cstheme="minorHAnsi"/>
          <w:b/>
          <w:color w:val="0D0167"/>
          <w:sz w:val="36"/>
          <w:szCs w:val="36"/>
        </w:rPr>
      </w:pPr>
      <w:r w:rsidRPr="00F42482">
        <w:rPr>
          <w:rFonts w:asciiTheme="minorHAnsi" w:hAnsiTheme="minorHAnsi" w:cstheme="minorHAnsi"/>
          <w:b/>
          <w:noProof/>
          <w:color w:val="0D0167"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78B0797" wp14:editId="19886035">
                <wp:simplePos x="0" y="0"/>
                <wp:positionH relativeFrom="column">
                  <wp:posOffset>4764129</wp:posOffset>
                </wp:positionH>
                <wp:positionV relativeFrom="paragraph">
                  <wp:posOffset>201295</wp:posOffset>
                </wp:positionV>
                <wp:extent cx="312420" cy="45719"/>
                <wp:effectExtent l="0" t="19050" r="30480" b="31115"/>
                <wp:wrapNone/>
                <wp:docPr id="15" name="Flèche : droi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47BAA5" id="Flèche : droite 15" o:spid="_x0000_s1026" type="#_x0000_t13" style="position:absolute;margin-left:375.15pt;margin-top:15.85pt;width:24.6pt;height:3.6pt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" adj="20020" fillcolor="#5b9bd5 [3204]" strokecolor="#1f4d78 [1604]" strokeweight="1pt"/>
            </w:pict>
          </mc:Fallback>
        </mc:AlternateContent>
      </w:r>
      <w:r w:rsidR="00F42482">
        <w:rPr>
          <w:rFonts w:asciiTheme="minorHAnsi" w:hAnsiTheme="minorHAnsi" w:cstheme="minorHAnsi"/>
          <w:b/>
          <w:color w:val="0D0167"/>
          <w:sz w:val="36"/>
          <w:szCs w:val="36"/>
        </w:rPr>
        <w:t xml:space="preserve">II-5) </w:t>
      </w:r>
      <w:r w:rsidR="00F42482" w:rsidRPr="00F42482">
        <w:rPr>
          <w:rFonts w:asciiTheme="minorHAnsi" w:hAnsiTheme="minorHAnsi" w:cstheme="minorHAnsi"/>
          <w:b/>
          <w:color w:val="0D0167"/>
          <w:sz w:val="36"/>
          <w:szCs w:val="36"/>
        </w:rPr>
        <w:t>OBLIGATION REGLEMENTAIRE           CONFORMITE REGLEMENTAIRE</w:t>
      </w:r>
      <w:r w:rsidR="00F42482">
        <w:rPr>
          <w:rFonts w:asciiTheme="minorHAnsi" w:hAnsiTheme="minorHAnsi" w:cstheme="minorHAnsi"/>
          <w:b/>
          <w:color w:val="0D0167"/>
          <w:sz w:val="36"/>
          <w:szCs w:val="36"/>
        </w:rPr>
        <w:t>.</w:t>
      </w:r>
    </w:p>
    <w:p w14:paraId="42AC613B" w14:textId="77777777" w:rsidR="00836C5C" w:rsidRPr="00F42482" w:rsidRDefault="00836C5C" w:rsidP="00F42482">
      <w:pPr>
        <w:pStyle w:val="Corpsdetexte"/>
        <w:spacing w:before="117" w:line="276" w:lineRule="auto"/>
        <w:ind w:left="1785" w:right="1071"/>
        <w:rPr>
          <w:rFonts w:asciiTheme="minorHAnsi" w:hAnsiTheme="minorHAnsi" w:cstheme="minorHAnsi"/>
          <w:b/>
          <w:color w:val="0D0167"/>
          <w:sz w:val="36"/>
          <w:szCs w:val="36"/>
        </w:rPr>
      </w:pPr>
    </w:p>
    <w:p w14:paraId="1B535818" w14:textId="67F30E0B" w:rsidR="00836C5C" w:rsidRPr="00DB3953" w:rsidRDefault="0012352C" w:rsidP="00420C9A">
      <w:pPr>
        <w:pStyle w:val="Corpsdetexte"/>
        <w:spacing w:before="117" w:line="276" w:lineRule="auto"/>
        <w:ind w:right="1071"/>
        <w:jc w:val="both"/>
        <w:rPr>
          <w:rFonts w:asciiTheme="minorHAnsi" w:hAnsiTheme="minorHAnsi" w:cstheme="minorHAnsi"/>
          <w:sz w:val="24"/>
          <w:szCs w:val="24"/>
        </w:rPr>
      </w:pPr>
      <w:r w:rsidRPr="00836C5C">
        <w:rPr>
          <w:rFonts w:asciiTheme="minorHAnsi" w:hAnsiTheme="minorHAnsi" w:cstheme="minorHAnsi"/>
          <w:color w:val="00B050"/>
          <w:sz w:val="24"/>
          <w:szCs w:val="24"/>
        </w:rPr>
        <w:t xml:space="preserve">Workflow : </w:t>
      </w:r>
      <w:r w:rsidR="00836C5C">
        <w:rPr>
          <w:rFonts w:asciiTheme="minorHAnsi" w:hAnsiTheme="minorHAnsi" w:cstheme="minorHAnsi"/>
          <w:sz w:val="24"/>
          <w:szCs w:val="24"/>
        </w:rPr>
        <w:t>L</w:t>
      </w:r>
      <w:r w:rsidRPr="00836C5C">
        <w:rPr>
          <w:rFonts w:asciiTheme="minorHAnsi" w:hAnsiTheme="minorHAnsi" w:cstheme="minorHAnsi"/>
          <w:sz w:val="24"/>
          <w:szCs w:val="24"/>
        </w:rPr>
        <w:t>es obligations sont créées par un user du service juridique</w:t>
      </w:r>
      <w:r w:rsidR="000150DF" w:rsidRPr="00836C5C">
        <w:rPr>
          <w:rFonts w:asciiTheme="minorHAnsi" w:hAnsiTheme="minorHAnsi" w:cstheme="minorHAnsi"/>
          <w:sz w:val="24"/>
          <w:szCs w:val="24"/>
        </w:rPr>
        <w:t xml:space="preserve"> ou un autre </w:t>
      </w:r>
      <w:r w:rsidR="0038520A" w:rsidRPr="00836C5C">
        <w:rPr>
          <w:rFonts w:asciiTheme="minorHAnsi" w:hAnsiTheme="minorHAnsi" w:cstheme="minorHAnsi"/>
          <w:sz w:val="24"/>
          <w:szCs w:val="24"/>
        </w:rPr>
        <w:t xml:space="preserve">service </w:t>
      </w:r>
      <w:r w:rsidR="0038520A">
        <w:rPr>
          <w:rFonts w:asciiTheme="minorHAnsi" w:hAnsiTheme="minorHAnsi" w:cstheme="minorHAnsi"/>
          <w:sz w:val="24"/>
          <w:szCs w:val="24"/>
        </w:rPr>
        <w:t>et</w:t>
      </w:r>
      <w:r w:rsidR="00836C5C">
        <w:rPr>
          <w:rFonts w:asciiTheme="minorHAnsi" w:hAnsiTheme="minorHAnsi" w:cstheme="minorHAnsi"/>
          <w:sz w:val="24"/>
          <w:szCs w:val="24"/>
        </w:rPr>
        <w:t xml:space="preserve"> doi</w:t>
      </w:r>
      <w:r w:rsidR="006148D6">
        <w:rPr>
          <w:rFonts w:asciiTheme="minorHAnsi" w:hAnsiTheme="minorHAnsi" w:cstheme="minorHAnsi"/>
          <w:sz w:val="24"/>
          <w:szCs w:val="24"/>
        </w:rPr>
        <w:t>vent</w:t>
      </w:r>
      <w:r w:rsidR="00836C5C">
        <w:rPr>
          <w:rFonts w:asciiTheme="minorHAnsi" w:hAnsiTheme="minorHAnsi" w:cstheme="minorHAnsi"/>
          <w:sz w:val="24"/>
          <w:szCs w:val="24"/>
        </w:rPr>
        <w:t xml:space="preserve"> être valider</w:t>
      </w:r>
      <w:r w:rsidRPr="00836C5C">
        <w:rPr>
          <w:rFonts w:asciiTheme="minorHAnsi" w:hAnsiTheme="minorHAnsi" w:cstheme="minorHAnsi"/>
          <w:sz w:val="24"/>
          <w:szCs w:val="24"/>
        </w:rPr>
        <w:t xml:space="preserve"> par le user Boss du service juridique avant d’être dans la matrice des obligations.</w:t>
      </w:r>
    </w:p>
    <w:p w14:paraId="038E03EC" w14:textId="3BE04B92" w:rsidR="00420C9A" w:rsidRPr="00DB3953" w:rsidRDefault="00ED60C8" w:rsidP="00836C5C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0070C0"/>
          <w:sz w:val="32"/>
          <w:szCs w:val="32"/>
        </w:rPr>
      </w:pPr>
      <w:r w:rsidRPr="005B2469">
        <w:rPr>
          <w:rFonts w:asciiTheme="minorHAnsi" w:hAnsiTheme="minorHAnsi" w:cstheme="minorHAnsi"/>
          <w:noProof/>
          <w:lang w:eastAsia="fr-FR"/>
        </w:rPr>
        <w:drawing>
          <wp:inline distT="0" distB="0" distL="0" distR="0" wp14:anchorId="587868A6" wp14:editId="1E539314">
            <wp:extent cx="5827628" cy="198843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37" t="7968" r="1524" b="5275"/>
                    <a:stretch/>
                  </pic:blipFill>
                  <pic:spPr bwMode="auto">
                    <a:xfrm>
                      <a:off x="0" y="0"/>
                      <a:ext cx="5858633" cy="199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FA269" w14:textId="26BFE2CD" w:rsidR="00836C5C" w:rsidRPr="00836C5C" w:rsidRDefault="00A71418" w:rsidP="00836C5C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00B050"/>
          <w:sz w:val="24"/>
          <w:szCs w:val="24"/>
        </w:rPr>
      </w:pPr>
      <w:r w:rsidRPr="00836C5C">
        <w:rPr>
          <w:rFonts w:asciiTheme="minorHAnsi" w:hAnsiTheme="minorHAnsi" w:cstheme="minorHAnsi"/>
          <w:color w:val="00B050"/>
          <w:sz w:val="24"/>
          <w:szCs w:val="24"/>
        </w:rPr>
        <w:t xml:space="preserve">Création d’une obligation : </w:t>
      </w:r>
    </w:p>
    <w:p w14:paraId="045965E8" w14:textId="77777777" w:rsidR="00DB3953" w:rsidRDefault="00E53F50" w:rsidP="00DB3953">
      <w:pPr>
        <w:pStyle w:val="Paragraphedeliste"/>
        <w:numPr>
          <w:ilvl w:val="0"/>
          <w:numId w:val="37"/>
        </w:numPr>
        <w:spacing w:line="276" w:lineRule="auto"/>
        <w:rPr>
          <w:rFonts w:asciiTheme="minorHAnsi" w:hAnsiTheme="minorHAnsi" w:cstheme="minorHAnsi"/>
          <w:sz w:val="24"/>
        </w:rPr>
      </w:pPr>
      <w:r w:rsidRPr="00DB3953">
        <w:rPr>
          <w:rFonts w:asciiTheme="minorHAnsi" w:hAnsiTheme="minorHAnsi" w:cstheme="minorHAnsi"/>
          <w:sz w:val="24"/>
        </w:rPr>
        <w:t>Détails de l'onglet "</w:t>
      </w:r>
      <w:r w:rsidRPr="00DB3953">
        <w:rPr>
          <w:rFonts w:asciiTheme="minorHAnsi" w:hAnsiTheme="minorHAnsi" w:cstheme="minorHAnsi"/>
          <w:color w:val="00B050"/>
          <w:sz w:val="24"/>
        </w:rPr>
        <w:t>Sources"</w:t>
      </w:r>
      <w:r w:rsidR="00836C5C" w:rsidRPr="00DB3953">
        <w:rPr>
          <w:rFonts w:asciiTheme="minorHAnsi" w:hAnsiTheme="minorHAnsi" w:cstheme="minorHAnsi"/>
          <w:sz w:val="24"/>
        </w:rPr>
        <w:t xml:space="preserve"> </w:t>
      </w:r>
      <w:r w:rsidRPr="00DB3953">
        <w:rPr>
          <w:rFonts w:asciiTheme="minorHAnsi" w:hAnsiTheme="minorHAnsi" w:cstheme="minorHAnsi"/>
          <w:sz w:val="24"/>
        </w:rPr>
        <w:t>: Cahier de charges, Ordonnance, Décision, Décret, Loi (Donner la possibilité d'aj</w:t>
      </w:r>
      <w:r w:rsidR="00836C5C" w:rsidRPr="00DB3953">
        <w:rPr>
          <w:rFonts w:asciiTheme="minorHAnsi" w:hAnsiTheme="minorHAnsi" w:cstheme="minorHAnsi"/>
          <w:sz w:val="24"/>
        </w:rPr>
        <w:t xml:space="preserve">outer les références du texte, </w:t>
      </w:r>
      <w:r w:rsidRPr="00DB3953">
        <w:rPr>
          <w:rFonts w:asciiTheme="minorHAnsi" w:hAnsiTheme="minorHAnsi" w:cstheme="minorHAnsi"/>
          <w:sz w:val="24"/>
        </w:rPr>
        <w:t xml:space="preserve">menu déroulant avec la possibilité de </w:t>
      </w:r>
      <w:r w:rsidR="00F6634D" w:rsidRPr="00DB3953">
        <w:rPr>
          <w:rFonts w:asciiTheme="minorHAnsi" w:hAnsiTheme="minorHAnsi" w:cstheme="minorHAnsi"/>
          <w:sz w:val="24"/>
        </w:rPr>
        <w:t>saisir)</w:t>
      </w:r>
      <w:r w:rsidR="00836C5C" w:rsidRPr="00DB3953">
        <w:rPr>
          <w:rFonts w:asciiTheme="minorHAnsi" w:hAnsiTheme="minorHAnsi" w:cstheme="minorHAnsi"/>
          <w:sz w:val="24"/>
        </w:rPr>
        <w:t>.</w:t>
      </w:r>
    </w:p>
    <w:p w14:paraId="0F19E7F7" w14:textId="77777777" w:rsidR="00DB3953" w:rsidRDefault="00E53F50" w:rsidP="00DB3953">
      <w:pPr>
        <w:pStyle w:val="Paragraphedeliste"/>
        <w:numPr>
          <w:ilvl w:val="0"/>
          <w:numId w:val="37"/>
        </w:numPr>
        <w:spacing w:line="276" w:lineRule="auto"/>
        <w:rPr>
          <w:rFonts w:asciiTheme="minorHAnsi" w:hAnsiTheme="minorHAnsi" w:cstheme="minorHAnsi"/>
          <w:sz w:val="24"/>
        </w:rPr>
      </w:pPr>
      <w:r w:rsidRPr="00DB3953">
        <w:rPr>
          <w:rFonts w:asciiTheme="minorHAnsi" w:hAnsiTheme="minorHAnsi" w:cstheme="minorHAnsi"/>
          <w:sz w:val="24"/>
        </w:rPr>
        <w:t>Déta</w:t>
      </w:r>
      <w:r w:rsidR="00836C5C" w:rsidRPr="00DB3953">
        <w:rPr>
          <w:rFonts w:asciiTheme="minorHAnsi" w:hAnsiTheme="minorHAnsi" w:cstheme="minorHAnsi"/>
          <w:sz w:val="24"/>
        </w:rPr>
        <w:t>ils de l'onglet ''</w:t>
      </w:r>
      <w:r w:rsidR="00836C5C" w:rsidRPr="00DB3953">
        <w:rPr>
          <w:rFonts w:asciiTheme="minorHAnsi" w:hAnsiTheme="minorHAnsi" w:cstheme="minorHAnsi"/>
          <w:color w:val="00B050"/>
          <w:sz w:val="24"/>
        </w:rPr>
        <w:t>référence</w:t>
      </w:r>
      <w:r w:rsidR="00836C5C" w:rsidRPr="00DB3953">
        <w:rPr>
          <w:rFonts w:asciiTheme="minorHAnsi" w:hAnsiTheme="minorHAnsi" w:cstheme="minorHAnsi"/>
          <w:sz w:val="24"/>
        </w:rPr>
        <w:t>'': A</w:t>
      </w:r>
      <w:r w:rsidRPr="00DB3953">
        <w:rPr>
          <w:rFonts w:asciiTheme="minorHAnsi" w:hAnsiTheme="minorHAnsi" w:cstheme="minorHAnsi"/>
          <w:sz w:val="24"/>
        </w:rPr>
        <w:t>rticle 1, Article 2, Article 3… (menu déroulant avec la possibilité de saisir)</w:t>
      </w:r>
      <w:r w:rsidR="00836C5C" w:rsidRPr="00DB3953">
        <w:rPr>
          <w:rFonts w:asciiTheme="minorHAnsi" w:hAnsiTheme="minorHAnsi" w:cstheme="minorHAnsi"/>
          <w:sz w:val="24"/>
        </w:rPr>
        <w:t>.</w:t>
      </w:r>
    </w:p>
    <w:p w14:paraId="1DC80F4F" w14:textId="77777777" w:rsidR="00DB3953" w:rsidRDefault="00E53F50" w:rsidP="00DB3953">
      <w:pPr>
        <w:pStyle w:val="Paragraphedeliste"/>
        <w:numPr>
          <w:ilvl w:val="0"/>
          <w:numId w:val="37"/>
        </w:numPr>
        <w:spacing w:line="276" w:lineRule="auto"/>
        <w:rPr>
          <w:rFonts w:asciiTheme="minorHAnsi" w:hAnsiTheme="minorHAnsi" w:cstheme="minorHAnsi"/>
          <w:sz w:val="24"/>
        </w:rPr>
      </w:pPr>
      <w:r w:rsidRPr="00DB3953">
        <w:rPr>
          <w:rFonts w:asciiTheme="minorHAnsi" w:hAnsiTheme="minorHAnsi" w:cstheme="minorHAnsi"/>
          <w:sz w:val="24"/>
        </w:rPr>
        <w:t>Détails de l'onglet ''</w:t>
      </w:r>
      <w:r w:rsidRPr="00DB3953">
        <w:rPr>
          <w:rFonts w:asciiTheme="minorHAnsi" w:hAnsiTheme="minorHAnsi" w:cstheme="minorHAnsi"/>
          <w:color w:val="00B050"/>
          <w:sz w:val="24"/>
        </w:rPr>
        <w:t>importance</w:t>
      </w:r>
      <w:r w:rsidRPr="00DB3953">
        <w:rPr>
          <w:rFonts w:asciiTheme="minorHAnsi" w:hAnsiTheme="minorHAnsi" w:cstheme="minorHAnsi"/>
          <w:sz w:val="24"/>
        </w:rPr>
        <w:t>'' : Haute, Moyenne, Basse (menu déroulant avec la possibilité de saisir)</w:t>
      </w:r>
      <w:r w:rsidR="00F6634D" w:rsidRPr="00DB3953">
        <w:rPr>
          <w:rFonts w:asciiTheme="minorHAnsi" w:hAnsiTheme="minorHAnsi" w:cstheme="minorHAnsi"/>
          <w:sz w:val="24"/>
        </w:rPr>
        <w:t>.</w:t>
      </w:r>
    </w:p>
    <w:p w14:paraId="2677E175" w14:textId="77777777" w:rsidR="00DB3953" w:rsidRDefault="00E53F50" w:rsidP="00DB3953">
      <w:pPr>
        <w:pStyle w:val="Paragraphedeliste"/>
        <w:numPr>
          <w:ilvl w:val="0"/>
          <w:numId w:val="37"/>
        </w:numPr>
        <w:spacing w:line="276" w:lineRule="auto"/>
        <w:rPr>
          <w:rFonts w:asciiTheme="minorHAnsi" w:hAnsiTheme="minorHAnsi" w:cstheme="minorHAnsi"/>
          <w:sz w:val="24"/>
        </w:rPr>
      </w:pPr>
      <w:r w:rsidRPr="00DB3953">
        <w:rPr>
          <w:rFonts w:asciiTheme="minorHAnsi" w:hAnsiTheme="minorHAnsi" w:cstheme="minorHAnsi"/>
          <w:sz w:val="24"/>
        </w:rPr>
        <w:t>Détails de l'onglet</w:t>
      </w:r>
      <w:r w:rsidR="009B7775" w:rsidRPr="00DB3953">
        <w:rPr>
          <w:rFonts w:asciiTheme="minorHAnsi" w:hAnsiTheme="minorHAnsi" w:cstheme="minorHAnsi"/>
          <w:sz w:val="24"/>
        </w:rPr>
        <w:t>''</w:t>
      </w:r>
      <w:r w:rsidRPr="00DB3953">
        <w:rPr>
          <w:rFonts w:asciiTheme="minorHAnsi" w:hAnsiTheme="minorHAnsi" w:cstheme="minorHAnsi"/>
          <w:sz w:val="24"/>
        </w:rPr>
        <w:t xml:space="preserve"> </w:t>
      </w:r>
      <w:r w:rsidR="009B7775" w:rsidRPr="00DB3953">
        <w:rPr>
          <w:rFonts w:asciiTheme="minorHAnsi" w:hAnsiTheme="minorHAnsi" w:cstheme="minorHAnsi"/>
          <w:color w:val="00B050"/>
          <w:sz w:val="24"/>
        </w:rPr>
        <w:t xml:space="preserve">Responsable’’ </w:t>
      </w:r>
      <w:r w:rsidR="009B7775" w:rsidRPr="00DB3953">
        <w:rPr>
          <w:rFonts w:asciiTheme="minorHAnsi" w:hAnsiTheme="minorHAnsi" w:cstheme="minorHAnsi"/>
          <w:sz w:val="24"/>
        </w:rPr>
        <w:t>:</w:t>
      </w:r>
      <w:r w:rsidRPr="00DB3953">
        <w:rPr>
          <w:rFonts w:asciiTheme="minorHAnsi" w:hAnsiTheme="minorHAnsi" w:cstheme="minorHAnsi"/>
          <w:sz w:val="24"/>
        </w:rPr>
        <w:t xml:space="preserve"> Sous-Direction Marketing, </w:t>
      </w:r>
      <w:r w:rsidR="00CC1F6A" w:rsidRPr="00DB3953">
        <w:rPr>
          <w:rFonts w:asciiTheme="minorHAnsi" w:hAnsiTheme="minorHAnsi" w:cstheme="minorHAnsi"/>
          <w:sz w:val="24"/>
        </w:rPr>
        <w:t>Sous-Direction</w:t>
      </w:r>
      <w:r w:rsidRPr="00DB3953">
        <w:rPr>
          <w:rFonts w:asciiTheme="minorHAnsi" w:hAnsiTheme="minorHAnsi" w:cstheme="minorHAnsi"/>
          <w:sz w:val="24"/>
        </w:rPr>
        <w:t xml:space="preserve"> Communication, Direction des affaires </w:t>
      </w:r>
      <w:r w:rsidR="009B7775" w:rsidRPr="00DB3953">
        <w:rPr>
          <w:rFonts w:asciiTheme="minorHAnsi" w:hAnsiTheme="minorHAnsi" w:cstheme="minorHAnsi"/>
          <w:sz w:val="24"/>
        </w:rPr>
        <w:t>administratives,</w:t>
      </w:r>
      <w:r w:rsidRPr="00DB3953">
        <w:rPr>
          <w:rFonts w:asciiTheme="minorHAnsi" w:hAnsiTheme="minorHAnsi" w:cstheme="minorHAnsi"/>
          <w:sz w:val="24"/>
        </w:rPr>
        <w:t xml:space="preserve"> Direction Juridique et règlementaire, sous-Direction clientèle, D</w:t>
      </w:r>
      <w:r w:rsidR="00CC1F6A" w:rsidRPr="00DB3953">
        <w:rPr>
          <w:rFonts w:asciiTheme="minorHAnsi" w:hAnsiTheme="minorHAnsi" w:cstheme="minorHAnsi"/>
          <w:sz w:val="24"/>
        </w:rPr>
        <w:t>i</w:t>
      </w:r>
      <w:r w:rsidRPr="00DB3953">
        <w:rPr>
          <w:rFonts w:asciiTheme="minorHAnsi" w:hAnsiTheme="minorHAnsi" w:cstheme="minorHAnsi"/>
          <w:sz w:val="24"/>
        </w:rPr>
        <w:t>rection technique, Direction commerciale, Division Roaming-interconnexion, Direction vente entreprise, Direction vente grand public, Direction du système d'information, Direction des ressources humaines,  (menu déroulant avec la possibilité de saisir)</w:t>
      </w:r>
      <w:r w:rsidR="00DD2D80" w:rsidRPr="00DB3953">
        <w:rPr>
          <w:rFonts w:asciiTheme="minorHAnsi" w:hAnsiTheme="minorHAnsi" w:cstheme="minorHAnsi"/>
          <w:sz w:val="24"/>
        </w:rPr>
        <w:t>.</w:t>
      </w:r>
    </w:p>
    <w:p w14:paraId="0637295E" w14:textId="77777777" w:rsidR="00DB3953" w:rsidRDefault="00E53F50" w:rsidP="00DB3953">
      <w:pPr>
        <w:pStyle w:val="Paragraphedeliste"/>
        <w:numPr>
          <w:ilvl w:val="0"/>
          <w:numId w:val="37"/>
        </w:numPr>
        <w:spacing w:line="276" w:lineRule="auto"/>
        <w:rPr>
          <w:rFonts w:asciiTheme="minorHAnsi" w:hAnsiTheme="minorHAnsi" w:cstheme="minorHAnsi"/>
          <w:sz w:val="24"/>
        </w:rPr>
      </w:pPr>
      <w:r w:rsidRPr="00DB3953">
        <w:rPr>
          <w:rFonts w:asciiTheme="minorHAnsi" w:hAnsiTheme="minorHAnsi" w:cstheme="minorHAnsi"/>
          <w:sz w:val="24"/>
        </w:rPr>
        <w:t>Donner la possibilité de charger un document</w:t>
      </w:r>
      <w:r w:rsidR="00DD2D80" w:rsidRPr="00DB3953">
        <w:rPr>
          <w:rFonts w:asciiTheme="minorHAnsi" w:hAnsiTheme="minorHAnsi" w:cstheme="minorHAnsi"/>
          <w:sz w:val="24"/>
        </w:rPr>
        <w:t>.</w:t>
      </w:r>
      <w:r w:rsidRPr="00DB3953">
        <w:rPr>
          <w:rFonts w:asciiTheme="minorHAnsi" w:hAnsiTheme="minorHAnsi" w:cstheme="minorHAnsi"/>
          <w:sz w:val="24"/>
        </w:rPr>
        <w:t xml:space="preserve"> </w:t>
      </w:r>
    </w:p>
    <w:p w14:paraId="233B0BAE" w14:textId="77777777" w:rsidR="00DB3953" w:rsidRDefault="00A71418" w:rsidP="00DB3953">
      <w:pPr>
        <w:pStyle w:val="Paragraphedeliste"/>
        <w:numPr>
          <w:ilvl w:val="0"/>
          <w:numId w:val="37"/>
        </w:numPr>
        <w:spacing w:line="276" w:lineRule="auto"/>
        <w:rPr>
          <w:rFonts w:asciiTheme="minorHAnsi" w:hAnsiTheme="minorHAnsi" w:cstheme="minorHAnsi"/>
          <w:sz w:val="24"/>
        </w:rPr>
      </w:pPr>
      <w:r w:rsidRPr="00DB3953">
        <w:rPr>
          <w:rFonts w:asciiTheme="minorHAnsi" w:hAnsiTheme="minorHAnsi" w:cstheme="minorHAnsi"/>
          <w:sz w:val="24"/>
        </w:rPr>
        <w:t xml:space="preserve">Remplacer Action de la vue saisie par </w:t>
      </w:r>
      <w:r w:rsidRPr="00DB3953">
        <w:rPr>
          <w:rFonts w:asciiTheme="minorHAnsi" w:hAnsiTheme="minorHAnsi" w:cstheme="minorHAnsi"/>
          <w:b/>
          <w:bCs/>
          <w:color w:val="00B050"/>
          <w:sz w:val="24"/>
        </w:rPr>
        <w:t>Plan d’action</w:t>
      </w:r>
      <w:r w:rsidR="00DD2D80" w:rsidRPr="00DB3953">
        <w:rPr>
          <w:rFonts w:asciiTheme="minorHAnsi" w:hAnsiTheme="minorHAnsi" w:cstheme="minorHAnsi"/>
          <w:sz w:val="24"/>
        </w:rPr>
        <w:t>.</w:t>
      </w:r>
    </w:p>
    <w:p w14:paraId="714B9782" w14:textId="21C87B9D" w:rsidR="00420C9A" w:rsidRPr="00DB3953" w:rsidRDefault="00404C4A" w:rsidP="00DB3953">
      <w:pPr>
        <w:pStyle w:val="Paragraphedeliste"/>
        <w:numPr>
          <w:ilvl w:val="0"/>
          <w:numId w:val="37"/>
        </w:numPr>
        <w:spacing w:line="276" w:lineRule="auto"/>
        <w:rPr>
          <w:rFonts w:asciiTheme="minorHAnsi" w:hAnsiTheme="minorHAnsi" w:cstheme="minorHAnsi"/>
          <w:sz w:val="24"/>
        </w:rPr>
      </w:pPr>
      <w:r w:rsidRPr="00DB3953">
        <w:rPr>
          <w:rFonts w:asciiTheme="minorHAnsi" w:hAnsiTheme="minorHAnsi" w:cstheme="minorHAnsi"/>
          <w:sz w:val="24"/>
        </w:rPr>
        <w:t>Indiquer les détails à ajouter dans la bande déroulante de l'onglet ''statut" :</w:t>
      </w:r>
    </w:p>
    <w:p w14:paraId="4AC9132F" w14:textId="7C004F75" w:rsidR="00A71418" w:rsidRDefault="00420C9A" w:rsidP="00420C9A">
      <w:pPr>
        <w:spacing w:before="0" w:after="0" w:line="276" w:lineRule="auto"/>
        <w:jc w:val="both"/>
        <w:rPr>
          <w:rFonts w:asciiTheme="minorHAnsi" w:eastAsia="Arial" w:hAnsiTheme="minorHAnsi" w:cstheme="minorHAnsi"/>
          <w:sz w:val="24"/>
          <w:lang w:val="fr-FR" w:eastAsia="en-US"/>
        </w:rPr>
      </w:pPr>
      <w:r>
        <w:rPr>
          <w:rFonts w:asciiTheme="minorHAnsi" w:eastAsia="Arial" w:hAnsiTheme="minorHAnsi" w:cstheme="minorHAnsi"/>
          <w:sz w:val="24"/>
          <w:lang w:val="fr-FR" w:eastAsia="en-US"/>
        </w:rPr>
        <w:t>-</w:t>
      </w:r>
      <w:r w:rsidR="00404C4A" w:rsidRPr="00836C5C">
        <w:rPr>
          <w:rFonts w:asciiTheme="minorHAnsi" w:eastAsia="Arial" w:hAnsiTheme="minorHAnsi" w:cstheme="minorHAnsi"/>
          <w:sz w:val="24"/>
          <w:lang w:val="fr-FR" w:eastAsia="en-US"/>
        </w:rPr>
        <w:t>OK</w:t>
      </w:r>
      <w:r w:rsidR="00DD2D80">
        <w:rPr>
          <w:rFonts w:asciiTheme="minorHAnsi" w:eastAsia="Arial" w:hAnsiTheme="minorHAnsi" w:cstheme="minorHAnsi"/>
          <w:sz w:val="24"/>
          <w:lang w:val="fr-FR" w:eastAsia="en-US"/>
        </w:rPr>
        <w:t>,</w:t>
      </w:r>
      <w:r w:rsidR="00404C4A" w:rsidRPr="00836C5C">
        <w:rPr>
          <w:rFonts w:asciiTheme="minorHAnsi" w:eastAsia="Arial" w:hAnsiTheme="minorHAnsi" w:cstheme="minorHAnsi"/>
          <w:sz w:val="24"/>
          <w:lang w:val="fr-FR" w:eastAsia="en-US"/>
        </w:rPr>
        <w:br/>
        <w:t>-NOK</w:t>
      </w:r>
      <w:r w:rsidR="00DD2D80">
        <w:rPr>
          <w:rFonts w:asciiTheme="minorHAnsi" w:eastAsia="Arial" w:hAnsiTheme="minorHAnsi" w:cstheme="minorHAnsi"/>
          <w:sz w:val="24"/>
          <w:lang w:val="fr-FR" w:eastAsia="en-US"/>
        </w:rPr>
        <w:t>,</w:t>
      </w:r>
      <w:r w:rsidR="00404C4A" w:rsidRPr="00836C5C">
        <w:rPr>
          <w:rFonts w:asciiTheme="minorHAnsi" w:eastAsia="Arial" w:hAnsiTheme="minorHAnsi" w:cstheme="minorHAnsi"/>
          <w:sz w:val="24"/>
          <w:lang w:val="fr-FR" w:eastAsia="en-US"/>
        </w:rPr>
        <w:br/>
      </w:r>
      <w:r w:rsidR="00404C4A" w:rsidRPr="00836C5C">
        <w:rPr>
          <w:rFonts w:asciiTheme="minorHAnsi" w:eastAsia="Arial" w:hAnsiTheme="minorHAnsi" w:cstheme="minorHAnsi"/>
          <w:sz w:val="24"/>
          <w:lang w:val="fr-FR" w:eastAsia="en-US"/>
        </w:rPr>
        <w:lastRenderedPageBreak/>
        <w:t>-</w:t>
      </w:r>
      <w:r w:rsidR="00DD2D80" w:rsidRPr="00836C5C">
        <w:rPr>
          <w:rFonts w:asciiTheme="minorHAnsi" w:eastAsia="Arial" w:hAnsiTheme="minorHAnsi" w:cstheme="minorHAnsi"/>
          <w:sz w:val="24"/>
          <w:lang w:val="fr-FR" w:eastAsia="en-US"/>
        </w:rPr>
        <w:t>NA</w:t>
      </w:r>
      <w:r w:rsidR="00DD2D80">
        <w:rPr>
          <w:rFonts w:asciiTheme="minorHAnsi" w:eastAsia="Arial" w:hAnsiTheme="minorHAnsi" w:cstheme="minorHAnsi"/>
          <w:sz w:val="24"/>
          <w:lang w:val="fr-FR" w:eastAsia="en-US"/>
        </w:rPr>
        <w:t>,</w:t>
      </w:r>
      <w:r w:rsidR="00404C4A" w:rsidRPr="00836C5C">
        <w:rPr>
          <w:rFonts w:asciiTheme="minorHAnsi" w:eastAsia="Arial" w:hAnsiTheme="minorHAnsi" w:cstheme="minorHAnsi"/>
          <w:sz w:val="24"/>
          <w:lang w:val="fr-FR" w:eastAsia="en-US"/>
        </w:rPr>
        <w:br/>
        <w:t>-En cours</w:t>
      </w:r>
      <w:r w:rsidR="00DD2D80">
        <w:rPr>
          <w:rFonts w:asciiTheme="minorHAnsi" w:eastAsia="Arial" w:hAnsiTheme="minorHAnsi" w:cstheme="minorHAnsi"/>
          <w:sz w:val="24"/>
          <w:lang w:val="fr-FR" w:eastAsia="en-US"/>
        </w:rPr>
        <w:t>.</w:t>
      </w:r>
    </w:p>
    <w:p w14:paraId="6E158CF9" w14:textId="77777777" w:rsidR="00DD2D80" w:rsidRPr="00836C5C" w:rsidRDefault="00DD2D80" w:rsidP="00DD2D80">
      <w:pPr>
        <w:spacing w:before="0" w:after="0" w:line="276" w:lineRule="auto"/>
        <w:rPr>
          <w:rFonts w:asciiTheme="minorHAnsi" w:eastAsia="Arial" w:hAnsiTheme="minorHAnsi" w:cstheme="minorHAnsi"/>
          <w:sz w:val="24"/>
          <w:lang w:val="fr-FR" w:eastAsia="en-US"/>
        </w:rPr>
      </w:pPr>
    </w:p>
    <w:p w14:paraId="40253F47" w14:textId="6FF97084" w:rsidR="00A71418" w:rsidRPr="005B2469" w:rsidRDefault="00A71418" w:rsidP="00E53F50">
      <w:pPr>
        <w:spacing w:before="0" w:after="0"/>
        <w:rPr>
          <w:rFonts w:asciiTheme="minorHAnsi" w:eastAsia="Arial" w:hAnsiTheme="minorHAnsi" w:cstheme="minorHAnsi"/>
          <w:sz w:val="22"/>
          <w:szCs w:val="20"/>
          <w:lang w:val="fr-FR" w:eastAsia="en-US"/>
        </w:rPr>
      </w:pPr>
      <w:r w:rsidRPr="005B2469">
        <w:rPr>
          <w:rFonts w:asciiTheme="minorHAnsi" w:hAnsiTheme="minorHAnsi" w:cstheme="minorHAnsi"/>
          <w:noProof/>
          <w:lang w:val="fr-FR" w:eastAsia="fr-FR"/>
        </w:rPr>
        <w:drawing>
          <wp:inline distT="0" distB="0" distL="0" distR="0" wp14:anchorId="4F5E5D1B" wp14:editId="7226B709">
            <wp:extent cx="5821680" cy="2971800"/>
            <wp:effectExtent l="0" t="0" r="762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62" t="7748" r="1525" b="5938"/>
                    <a:stretch/>
                  </pic:blipFill>
                  <pic:spPr bwMode="auto">
                    <a:xfrm>
                      <a:off x="0" y="0"/>
                      <a:ext cx="582168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1030A" w14:textId="77777777" w:rsidR="00DD2D80" w:rsidRDefault="00DD2D80" w:rsidP="00DD2D80">
      <w:pPr>
        <w:spacing w:before="0" w:after="0" w:line="276" w:lineRule="auto"/>
        <w:rPr>
          <w:rFonts w:asciiTheme="minorHAnsi" w:eastAsia="Arial" w:hAnsiTheme="minorHAnsi" w:cstheme="minorHAnsi"/>
          <w:sz w:val="24"/>
          <w:lang w:val="fr-FR" w:eastAsia="en-US"/>
        </w:rPr>
      </w:pPr>
    </w:p>
    <w:p w14:paraId="7F479DC0" w14:textId="4A8799D0" w:rsidR="00A71418" w:rsidRPr="00836C5C" w:rsidRDefault="00197ABE" w:rsidP="002019B6">
      <w:pPr>
        <w:spacing w:before="0" w:after="0" w:line="276" w:lineRule="auto"/>
        <w:jc w:val="both"/>
        <w:rPr>
          <w:rFonts w:asciiTheme="minorHAnsi" w:eastAsia="Arial" w:hAnsiTheme="minorHAnsi" w:cstheme="minorHAnsi"/>
          <w:sz w:val="24"/>
          <w:lang w:val="fr-FR" w:eastAsia="en-US"/>
        </w:rPr>
      </w:pPr>
      <w:r w:rsidRPr="00836C5C">
        <w:rPr>
          <w:rFonts w:asciiTheme="minorHAnsi" w:eastAsia="Arial" w:hAnsiTheme="minorHAnsi" w:cstheme="minorHAnsi"/>
          <w:sz w:val="24"/>
          <w:lang w:val="fr-FR" w:eastAsia="en-US"/>
        </w:rPr>
        <w:t>La colonne ‘’ </w:t>
      </w:r>
      <w:r w:rsidRPr="00836C5C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 xml:space="preserve">sanctions preuves impact 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>‘</w:t>
      </w:r>
      <w:r w:rsidR="000150DF" w:rsidRPr="00836C5C">
        <w:rPr>
          <w:rFonts w:asciiTheme="minorHAnsi" w:eastAsia="Arial" w:hAnsiTheme="minorHAnsi" w:cstheme="minorHAnsi"/>
          <w:sz w:val="24"/>
          <w:lang w:val="fr-FR" w:eastAsia="en-US"/>
        </w:rPr>
        <w:t>’ doit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 xml:space="preserve"> plutôt être 3 colonne</w:t>
      </w:r>
      <w:r w:rsidR="00DD2D80">
        <w:rPr>
          <w:rFonts w:asciiTheme="minorHAnsi" w:eastAsia="Arial" w:hAnsiTheme="minorHAnsi" w:cstheme="minorHAnsi"/>
          <w:sz w:val="24"/>
          <w:lang w:val="fr-FR" w:eastAsia="en-US"/>
        </w:rPr>
        <w:t xml:space="preserve">s </w:t>
      </w:r>
      <w:r w:rsidR="00DB3953">
        <w:rPr>
          <w:rFonts w:asciiTheme="minorHAnsi" w:eastAsia="Arial" w:hAnsiTheme="minorHAnsi" w:cstheme="minorHAnsi"/>
          <w:sz w:val="24"/>
          <w:lang w:val="fr-FR" w:eastAsia="en-US"/>
        </w:rPr>
        <w:t>distinctes</w:t>
      </w:r>
      <w:r w:rsidR="00DB3953" w:rsidRPr="00836C5C">
        <w:rPr>
          <w:rFonts w:asciiTheme="minorHAnsi" w:eastAsia="Arial" w:hAnsiTheme="minorHAnsi" w:cstheme="minorHAnsi"/>
          <w:sz w:val="24"/>
          <w:lang w:val="fr-FR" w:eastAsia="en-US"/>
        </w:rPr>
        <w:t xml:space="preserve"> «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> </w:t>
      </w:r>
      <w:r w:rsidRPr="00836C5C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>sanctions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> » « </w:t>
      </w:r>
      <w:r w:rsidRPr="00836C5C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>preuves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> »</w:t>
      </w:r>
      <w:r w:rsidR="00DD2D80">
        <w:rPr>
          <w:rFonts w:asciiTheme="minorHAnsi" w:eastAsia="Arial" w:hAnsiTheme="minorHAnsi" w:cstheme="minorHAnsi"/>
          <w:sz w:val="24"/>
          <w:lang w:val="fr-FR" w:eastAsia="en-US"/>
        </w:rPr>
        <w:t xml:space="preserve"> et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 xml:space="preserve"> « </w:t>
      </w:r>
      <w:r w:rsidRPr="00836C5C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>impact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> »</w:t>
      </w:r>
      <w:r w:rsidR="00DD2D80">
        <w:rPr>
          <w:rFonts w:asciiTheme="minorHAnsi" w:eastAsia="Arial" w:hAnsiTheme="minorHAnsi" w:cstheme="minorHAnsi"/>
          <w:sz w:val="24"/>
          <w:lang w:val="fr-FR" w:eastAsia="en-US"/>
        </w:rPr>
        <w:t>. A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>jouter également les colonnes : « </w:t>
      </w:r>
      <w:r w:rsidRPr="00836C5C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>statuts 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>»</w:t>
      </w:r>
      <w:r w:rsidR="00DD2D80">
        <w:rPr>
          <w:rFonts w:asciiTheme="minorHAnsi" w:eastAsia="Arial" w:hAnsiTheme="minorHAnsi" w:cstheme="minorHAnsi"/>
          <w:sz w:val="24"/>
          <w:lang w:val="fr-FR" w:eastAsia="en-US"/>
        </w:rPr>
        <w:t> ;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 xml:space="preserve"> </w:t>
      </w:r>
      <w:r w:rsidR="00DB3953" w:rsidRPr="00DB3953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>« plan</w:t>
      </w:r>
      <w:r w:rsidRPr="00DB3953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 xml:space="preserve"> </w:t>
      </w:r>
      <w:r w:rsidR="00DB3953" w:rsidRPr="00836C5C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>d’action</w:t>
      </w:r>
      <w:r w:rsidR="000150DF" w:rsidRPr="00836C5C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 xml:space="preserve"> </w:t>
      </w:r>
      <w:r w:rsidR="00DB3953" w:rsidRPr="00836C5C">
        <w:rPr>
          <w:rFonts w:asciiTheme="minorHAnsi" w:eastAsia="Arial" w:hAnsiTheme="minorHAnsi" w:cstheme="minorHAnsi"/>
          <w:sz w:val="24"/>
          <w:lang w:val="fr-FR" w:eastAsia="en-US"/>
        </w:rPr>
        <w:t>(celui</w:t>
      </w:r>
      <w:r w:rsidR="000150DF" w:rsidRPr="00836C5C">
        <w:rPr>
          <w:rFonts w:asciiTheme="minorHAnsi" w:eastAsia="Arial" w:hAnsiTheme="minorHAnsi" w:cstheme="minorHAnsi"/>
          <w:sz w:val="24"/>
          <w:lang w:val="fr-FR" w:eastAsia="en-US"/>
        </w:rPr>
        <w:t xml:space="preserve"> qui a initié l’obligation donne un plan d’action avec un calendrier si </w:t>
      </w:r>
      <w:r w:rsidR="00DB3953" w:rsidRPr="00836C5C">
        <w:rPr>
          <w:rFonts w:asciiTheme="minorHAnsi" w:eastAsia="Arial" w:hAnsiTheme="minorHAnsi" w:cstheme="minorHAnsi"/>
          <w:sz w:val="24"/>
          <w:lang w:val="fr-FR" w:eastAsia="en-US"/>
        </w:rPr>
        <w:t>nécessaire</w:t>
      </w:r>
      <w:r w:rsidR="00DB3953">
        <w:rPr>
          <w:rFonts w:asciiTheme="minorHAnsi" w:eastAsia="Arial" w:hAnsiTheme="minorHAnsi" w:cstheme="minorHAnsi"/>
          <w:sz w:val="24"/>
          <w:lang w:val="fr-FR" w:eastAsia="en-US"/>
        </w:rPr>
        <w:t>)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> »</w:t>
      </w:r>
      <w:r w:rsidR="00DD2D80">
        <w:rPr>
          <w:rFonts w:asciiTheme="minorHAnsi" w:eastAsia="Arial" w:hAnsiTheme="minorHAnsi" w:cstheme="minorHAnsi"/>
          <w:sz w:val="24"/>
          <w:lang w:val="fr-FR" w:eastAsia="en-US"/>
        </w:rPr>
        <w:t>.</w:t>
      </w:r>
    </w:p>
    <w:p w14:paraId="42ADBF74" w14:textId="3AC2D6AF" w:rsidR="00E53F50" w:rsidRPr="00836C5C" w:rsidRDefault="00E53F50" w:rsidP="002019B6">
      <w:pPr>
        <w:spacing w:before="0" w:after="0" w:line="276" w:lineRule="auto"/>
        <w:jc w:val="both"/>
        <w:rPr>
          <w:rFonts w:asciiTheme="minorHAnsi" w:eastAsia="Arial" w:hAnsiTheme="minorHAnsi" w:cstheme="minorHAnsi"/>
          <w:sz w:val="24"/>
          <w:lang w:val="fr-FR" w:eastAsia="en-US"/>
        </w:rPr>
      </w:pPr>
      <w:r w:rsidRPr="00836C5C">
        <w:rPr>
          <w:rFonts w:asciiTheme="minorHAnsi" w:eastAsia="Arial" w:hAnsiTheme="minorHAnsi" w:cstheme="minorHAnsi"/>
          <w:sz w:val="24"/>
          <w:lang w:val="fr-FR" w:eastAsia="en-US"/>
        </w:rPr>
        <w:t xml:space="preserve">Dans actions : </w:t>
      </w:r>
      <w:r w:rsidRPr="00836C5C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>consulter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 xml:space="preserve"> – </w:t>
      </w:r>
      <w:r w:rsidR="000A1AC5" w:rsidRPr="00836C5C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>modifier</w:t>
      </w:r>
      <w:r w:rsidR="000A1AC5" w:rsidRPr="00836C5C">
        <w:rPr>
          <w:rFonts w:asciiTheme="minorHAnsi" w:eastAsia="Arial" w:hAnsiTheme="minorHAnsi" w:cstheme="minorHAnsi"/>
          <w:sz w:val="24"/>
          <w:lang w:val="fr-FR" w:eastAsia="en-US"/>
        </w:rPr>
        <w:t>.</w:t>
      </w:r>
    </w:p>
    <w:p w14:paraId="171B0709" w14:textId="21484BF0" w:rsidR="00404C4A" w:rsidRPr="00836C5C" w:rsidRDefault="00404C4A" w:rsidP="002019B6">
      <w:pPr>
        <w:spacing w:before="0" w:after="0" w:line="276" w:lineRule="auto"/>
        <w:jc w:val="both"/>
        <w:rPr>
          <w:rFonts w:asciiTheme="minorHAnsi" w:eastAsia="Arial" w:hAnsiTheme="minorHAnsi" w:cstheme="minorHAnsi"/>
          <w:sz w:val="24"/>
          <w:lang w:val="fr-FR" w:eastAsia="en-US"/>
        </w:rPr>
      </w:pPr>
      <w:r w:rsidRPr="00836C5C">
        <w:rPr>
          <w:rFonts w:asciiTheme="minorHAnsi" w:eastAsia="Arial" w:hAnsiTheme="minorHAnsi" w:cstheme="minorHAnsi"/>
          <w:sz w:val="24"/>
          <w:lang w:val="fr-FR" w:eastAsia="en-US"/>
        </w:rPr>
        <w:t xml:space="preserve">Indiquer les champs de la matrice qui peuvent </w:t>
      </w:r>
      <w:r w:rsidR="00197ABE" w:rsidRPr="00836C5C">
        <w:rPr>
          <w:rFonts w:asciiTheme="minorHAnsi" w:eastAsia="Arial" w:hAnsiTheme="minorHAnsi" w:cstheme="minorHAnsi"/>
          <w:sz w:val="24"/>
          <w:lang w:val="fr-FR" w:eastAsia="en-US"/>
        </w:rPr>
        <w:t>être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 xml:space="preserve"> modifiés suite à la validation du N+1 : </w:t>
      </w:r>
    </w:p>
    <w:p w14:paraId="2488B0A5" w14:textId="5EDF52D9" w:rsidR="00404C4A" w:rsidRPr="00836C5C" w:rsidRDefault="00404C4A" w:rsidP="00DB3953">
      <w:pPr>
        <w:spacing w:before="0" w:after="0" w:line="276" w:lineRule="auto"/>
        <w:rPr>
          <w:rFonts w:asciiTheme="minorHAnsi" w:eastAsia="Arial" w:hAnsiTheme="minorHAnsi" w:cstheme="minorHAnsi"/>
          <w:sz w:val="24"/>
          <w:lang w:val="fr-FR" w:eastAsia="en-US"/>
        </w:rPr>
      </w:pPr>
      <w:r w:rsidRPr="00836C5C">
        <w:rPr>
          <w:rFonts w:asciiTheme="minorHAnsi" w:eastAsia="Arial" w:hAnsiTheme="minorHAnsi" w:cstheme="minorHAnsi"/>
          <w:sz w:val="24"/>
          <w:lang w:val="fr-FR" w:eastAsia="en-US"/>
        </w:rPr>
        <w:t>-</w:t>
      </w:r>
      <w:r w:rsidRPr="00DB3953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>Statut</w:t>
      </w:r>
      <w:r w:rsidR="00DD2D80" w:rsidRPr="00DB3953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>,</w:t>
      </w:r>
      <w:r w:rsidRPr="00DB3953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br/>
        <w:t>-</w:t>
      </w:r>
      <w:r w:rsidR="00DD2D80" w:rsidRPr="00DB3953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>Eléments</w:t>
      </w:r>
      <w:r w:rsidR="002019B6" w:rsidRPr="00DB3953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 xml:space="preserve"> </w:t>
      </w:r>
      <w:r w:rsidRPr="00DB3953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>de preuve</w:t>
      </w:r>
      <w:r w:rsidR="00DD2D80" w:rsidRPr="00DB3953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>,</w:t>
      </w:r>
      <w:r w:rsidRPr="00DB3953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br/>
        <w:t xml:space="preserve">-Plan </w:t>
      </w:r>
      <w:r w:rsidR="00DD2D80" w:rsidRPr="00DB3953">
        <w:rPr>
          <w:rFonts w:asciiTheme="minorHAnsi" w:eastAsia="Arial" w:hAnsiTheme="minorHAnsi" w:cstheme="minorHAnsi"/>
          <w:color w:val="00B050"/>
          <w:sz w:val="24"/>
          <w:lang w:val="fr-FR" w:eastAsia="en-US"/>
        </w:rPr>
        <w:t>d’action</w:t>
      </w:r>
      <w:r w:rsidR="00DD2D80" w:rsidRPr="00836C5C">
        <w:rPr>
          <w:rFonts w:asciiTheme="minorHAnsi" w:eastAsia="Arial" w:hAnsiTheme="minorHAnsi" w:cstheme="minorHAnsi"/>
          <w:sz w:val="24"/>
          <w:lang w:val="fr-FR" w:eastAsia="en-US"/>
        </w:rPr>
        <w:t>.</w:t>
      </w:r>
    </w:p>
    <w:p w14:paraId="0F44B7F6" w14:textId="5A52010D" w:rsidR="00C853D7" w:rsidRPr="00836C5C" w:rsidRDefault="00C853D7" w:rsidP="002019B6">
      <w:pPr>
        <w:pStyle w:val="Corpsdetexte"/>
        <w:spacing w:before="117" w:line="276" w:lineRule="auto"/>
        <w:ind w:right="1071"/>
        <w:jc w:val="both"/>
        <w:rPr>
          <w:rFonts w:asciiTheme="minorHAnsi" w:hAnsiTheme="minorHAnsi" w:cstheme="minorHAnsi"/>
          <w:color w:val="0070C0"/>
          <w:sz w:val="24"/>
          <w:szCs w:val="24"/>
        </w:rPr>
      </w:pPr>
    </w:p>
    <w:p w14:paraId="16FF41C4" w14:textId="2C1B6D29" w:rsidR="00C853D7" w:rsidRPr="005B2469" w:rsidRDefault="00C853D7" w:rsidP="00225EF5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0070C0"/>
          <w:sz w:val="22"/>
          <w:szCs w:val="22"/>
        </w:rPr>
      </w:pPr>
    </w:p>
    <w:p w14:paraId="3C2D85B6" w14:textId="48957282" w:rsidR="00225EF5" w:rsidRPr="00DD2D80" w:rsidRDefault="00031860" w:rsidP="00DD2D80">
      <w:pPr>
        <w:pStyle w:val="Corpsdetexte"/>
        <w:spacing w:before="117" w:line="276" w:lineRule="auto"/>
        <w:ind w:left="1875" w:right="1071"/>
        <w:rPr>
          <w:rFonts w:asciiTheme="minorHAnsi" w:hAnsiTheme="minorHAnsi" w:cstheme="minorHAnsi"/>
          <w:b/>
          <w:color w:val="0D0167"/>
          <w:sz w:val="36"/>
          <w:szCs w:val="36"/>
        </w:rPr>
      </w:pPr>
      <w:r w:rsidRPr="00DD2D80">
        <w:rPr>
          <w:rFonts w:asciiTheme="minorHAnsi" w:hAnsiTheme="minorHAnsi" w:cstheme="minorHAnsi"/>
          <w:b/>
          <w:noProof/>
          <w:color w:val="0D0167"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66EB039" wp14:editId="21D11884">
                <wp:simplePos x="0" y="0"/>
                <wp:positionH relativeFrom="column">
                  <wp:posOffset>4591133</wp:posOffset>
                </wp:positionH>
                <wp:positionV relativeFrom="paragraph">
                  <wp:posOffset>225425</wp:posOffset>
                </wp:positionV>
                <wp:extent cx="312420" cy="45719"/>
                <wp:effectExtent l="0" t="19050" r="30480" b="31115"/>
                <wp:wrapNone/>
                <wp:docPr id="18" name="Flèche : droi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A44B08" id="Flèche : droite 18" o:spid="_x0000_s1026" type="#_x0000_t13" style="position:absolute;margin-left:361.5pt;margin-top:17.75pt;width:24.6pt;height:3.6pt;z-index:25166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" adj="20020" fillcolor="#5b9bd5 [3204]" strokecolor="#1f4d78 [1604]" strokeweight="1pt"/>
            </w:pict>
          </mc:Fallback>
        </mc:AlternateContent>
      </w:r>
      <w:r w:rsidR="00DD2D80">
        <w:rPr>
          <w:rFonts w:asciiTheme="minorHAnsi" w:hAnsiTheme="minorHAnsi" w:cstheme="minorHAnsi"/>
          <w:b/>
          <w:color w:val="0D0167"/>
          <w:sz w:val="36"/>
          <w:szCs w:val="36"/>
        </w:rPr>
        <w:t xml:space="preserve">II-6) </w:t>
      </w:r>
      <w:r w:rsidR="00DD2D80" w:rsidRPr="00CB6598">
        <w:rPr>
          <w:rFonts w:asciiTheme="minorHAnsi" w:hAnsiTheme="minorHAnsi" w:cstheme="minorHAnsi"/>
          <w:b/>
          <w:color w:val="0D0167"/>
          <w:sz w:val="36"/>
          <w:szCs w:val="36"/>
          <w:u w:val="single"/>
        </w:rPr>
        <w:t>DEMANDE D’AUTORISATION               AUTORISATION D’OFFRES.</w:t>
      </w:r>
      <w:r w:rsidR="00DD2D80" w:rsidRPr="00DD2D80">
        <w:rPr>
          <w:rFonts w:asciiTheme="minorHAnsi" w:hAnsiTheme="minorHAnsi" w:cstheme="minorHAnsi"/>
          <w:b/>
          <w:color w:val="0D0167"/>
          <w:sz w:val="36"/>
          <w:szCs w:val="36"/>
        </w:rPr>
        <w:t xml:space="preserve"> </w:t>
      </w:r>
    </w:p>
    <w:p w14:paraId="395713F0" w14:textId="5CA4B361" w:rsidR="00031860" w:rsidRPr="005B2469" w:rsidRDefault="00031860" w:rsidP="00031860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0070C0"/>
          <w:sz w:val="32"/>
          <w:szCs w:val="32"/>
        </w:rPr>
      </w:pPr>
    </w:p>
    <w:p w14:paraId="35827E3C" w14:textId="37319334" w:rsidR="00031860" w:rsidRPr="00836C5C" w:rsidRDefault="00393571" w:rsidP="002019B6">
      <w:pPr>
        <w:spacing w:before="0" w:after="0" w:line="276" w:lineRule="auto"/>
        <w:jc w:val="both"/>
        <w:rPr>
          <w:rFonts w:asciiTheme="minorHAnsi" w:eastAsia="Arial" w:hAnsiTheme="minorHAnsi" w:cstheme="minorHAnsi"/>
          <w:sz w:val="24"/>
          <w:lang w:val="fr-FR" w:eastAsia="en-US"/>
        </w:rPr>
      </w:pPr>
      <w:r w:rsidRPr="00836C5C">
        <w:rPr>
          <w:rFonts w:asciiTheme="minorHAnsi" w:eastAsia="Arial" w:hAnsiTheme="minorHAnsi" w:cstheme="minorHAnsi"/>
          <w:sz w:val="24"/>
          <w:lang w:val="fr-FR" w:eastAsia="en-US"/>
        </w:rPr>
        <w:t xml:space="preserve">Les demandes viennent </w:t>
      </w:r>
      <w:r w:rsidR="001F1555" w:rsidRPr="00836C5C">
        <w:rPr>
          <w:rFonts w:asciiTheme="minorHAnsi" w:eastAsia="Arial" w:hAnsiTheme="minorHAnsi" w:cstheme="minorHAnsi"/>
          <w:sz w:val="24"/>
          <w:lang w:val="fr-FR" w:eastAsia="en-US"/>
        </w:rPr>
        <w:t>du service marketing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 xml:space="preserve"> et arrive</w:t>
      </w:r>
      <w:r w:rsidR="00FE35D9" w:rsidRPr="00836C5C">
        <w:rPr>
          <w:rFonts w:asciiTheme="minorHAnsi" w:eastAsia="Arial" w:hAnsiTheme="minorHAnsi" w:cstheme="minorHAnsi"/>
          <w:sz w:val="24"/>
          <w:lang w:val="fr-FR" w:eastAsia="en-US"/>
        </w:rPr>
        <w:t>nt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 xml:space="preserve"> chez </w:t>
      </w:r>
      <w:r w:rsidR="001F1555" w:rsidRPr="00836C5C">
        <w:rPr>
          <w:rFonts w:asciiTheme="minorHAnsi" w:eastAsia="Arial" w:hAnsiTheme="minorHAnsi" w:cstheme="minorHAnsi"/>
          <w:sz w:val="24"/>
          <w:lang w:val="fr-FR" w:eastAsia="en-US"/>
        </w:rPr>
        <w:t>l’user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 xml:space="preserve"> Boss juridique qui </w:t>
      </w:r>
      <w:r w:rsidR="00677AB4" w:rsidRPr="00836C5C">
        <w:rPr>
          <w:rFonts w:asciiTheme="minorHAnsi" w:eastAsia="Arial" w:hAnsiTheme="minorHAnsi" w:cstheme="minorHAnsi"/>
          <w:sz w:val="24"/>
          <w:lang w:val="fr-FR" w:eastAsia="en-US"/>
        </w:rPr>
        <w:t>ensuite</w:t>
      </w:r>
      <w:r w:rsidR="00677AB4">
        <w:rPr>
          <w:rFonts w:asciiTheme="minorHAnsi" w:eastAsia="Arial" w:hAnsiTheme="minorHAnsi" w:cstheme="minorHAnsi"/>
          <w:sz w:val="24"/>
          <w:lang w:val="fr-FR" w:eastAsia="en-US"/>
        </w:rPr>
        <w:t>, les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 xml:space="preserve"> affecte à un collaborateur</w:t>
      </w:r>
      <w:r w:rsidR="00CC1F6A" w:rsidRPr="00836C5C">
        <w:rPr>
          <w:rFonts w:asciiTheme="minorHAnsi" w:eastAsia="Arial" w:hAnsiTheme="minorHAnsi" w:cstheme="minorHAnsi"/>
          <w:sz w:val="24"/>
          <w:lang w:val="fr-FR" w:eastAsia="en-US"/>
        </w:rPr>
        <w:t>.</w:t>
      </w:r>
    </w:p>
    <w:p w14:paraId="459D1251" w14:textId="35D48EFC" w:rsidR="006808AE" w:rsidRPr="00836C5C" w:rsidRDefault="00FE35D9" w:rsidP="002019B6">
      <w:pPr>
        <w:spacing w:before="0" w:after="0" w:line="276" w:lineRule="auto"/>
        <w:jc w:val="both"/>
        <w:rPr>
          <w:rFonts w:asciiTheme="minorHAnsi" w:eastAsia="Arial" w:hAnsiTheme="minorHAnsi" w:cstheme="minorHAnsi"/>
          <w:sz w:val="24"/>
          <w:lang w:val="fr-FR" w:eastAsia="en-US"/>
        </w:rPr>
      </w:pPr>
      <w:r w:rsidRPr="00836C5C">
        <w:rPr>
          <w:rFonts w:asciiTheme="minorHAnsi" w:eastAsia="Arial" w:hAnsiTheme="minorHAnsi" w:cstheme="minorHAnsi"/>
          <w:sz w:val="24"/>
          <w:lang w:val="fr-FR" w:eastAsia="en-US"/>
        </w:rPr>
        <w:t>Le collaborateur (</w:t>
      </w:r>
      <w:r w:rsidR="00821DD2" w:rsidRPr="00836C5C">
        <w:rPr>
          <w:rFonts w:asciiTheme="minorHAnsi" w:eastAsia="Arial" w:hAnsiTheme="minorHAnsi" w:cstheme="minorHAnsi"/>
          <w:sz w:val="24"/>
          <w:lang w:val="fr-FR" w:eastAsia="en-US"/>
        </w:rPr>
        <w:t>juridique)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 xml:space="preserve"> traite la demande et elle repart au service </w:t>
      </w:r>
      <w:r w:rsidR="006808AE" w:rsidRPr="00836C5C">
        <w:rPr>
          <w:rFonts w:asciiTheme="minorHAnsi" w:eastAsia="Arial" w:hAnsiTheme="minorHAnsi" w:cstheme="minorHAnsi"/>
          <w:sz w:val="24"/>
          <w:lang w:val="fr-FR" w:eastAsia="en-US"/>
        </w:rPr>
        <w:t>marketing</w:t>
      </w:r>
      <w:r w:rsidRPr="00836C5C">
        <w:rPr>
          <w:rFonts w:asciiTheme="minorHAnsi" w:eastAsia="Arial" w:hAnsiTheme="minorHAnsi" w:cstheme="minorHAnsi"/>
          <w:sz w:val="24"/>
          <w:lang w:val="fr-FR" w:eastAsia="en-US"/>
        </w:rPr>
        <w:t>.</w:t>
      </w:r>
    </w:p>
    <w:p w14:paraId="7C321E3D" w14:textId="172E8D8A" w:rsidR="00FE35D9" w:rsidRDefault="00FE35D9" w:rsidP="002019B6">
      <w:pPr>
        <w:spacing w:before="0" w:after="0" w:line="276" w:lineRule="auto"/>
        <w:jc w:val="both"/>
        <w:rPr>
          <w:rFonts w:asciiTheme="minorHAnsi" w:eastAsia="Arial" w:hAnsiTheme="minorHAnsi" w:cstheme="minorHAnsi"/>
          <w:sz w:val="24"/>
          <w:lang w:val="fr-FR" w:eastAsia="en-US"/>
        </w:rPr>
      </w:pPr>
      <w:r w:rsidRPr="00836C5C">
        <w:rPr>
          <w:rFonts w:asciiTheme="minorHAnsi" w:eastAsia="Arial" w:hAnsiTheme="minorHAnsi" w:cstheme="minorHAnsi"/>
          <w:sz w:val="24"/>
          <w:lang w:val="fr-FR" w:eastAsia="en-US"/>
        </w:rPr>
        <w:t>Il faudra savoir combien de demande traite chaque collaborateur</w:t>
      </w:r>
      <w:r w:rsidR="006808AE" w:rsidRPr="00836C5C">
        <w:rPr>
          <w:rFonts w:asciiTheme="minorHAnsi" w:eastAsia="Arial" w:hAnsiTheme="minorHAnsi" w:cstheme="minorHAnsi"/>
          <w:sz w:val="24"/>
          <w:lang w:val="fr-FR" w:eastAsia="en-US"/>
        </w:rPr>
        <w:t>.</w:t>
      </w:r>
    </w:p>
    <w:p w14:paraId="763A024F" w14:textId="77777777" w:rsidR="005943B3" w:rsidRPr="00836C5C" w:rsidRDefault="005943B3" w:rsidP="00DD2D80">
      <w:pPr>
        <w:spacing w:before="0" w:after="0" w:line="276" w:lineRule="auto"/>
        <w:rPr>
          <w:rFonts w:asciiTheme="minorHAnsi" w:eastAsia="Arial" w:hAnsiTheme="minorHAnsi" w:cstheme="minorHAnsi"/>
          <w:sz w:val="24"/>
          <w:lang w:val="fr-FR" w:eastAsia="en-US"/>
        </w:rPr>
      </w:pPr>
    </w:p>
    <w:p w14:paraId="6FF8A8D8" w14:textId="5846E88F" w:rsidR="006808AE" w:rsidRDefault="006808AE" w:rsidP="00DD2D80">
      <w:pPr>
        <w:spacing w:before="0" w:after="0" w:line="276" w:lineRule="auto"/>
        <w:rPr>
          <w:rFonts w:asciiTheme="minorHAnsi" w:eastAsia="Arial" w:hAnsiTheme="minorHAnsi" w:cstheme="minorHAnsi"/>
          <w:sz w:val="24"/>
          <w:lang w:val="fr-FR" w:eastAsia="en-US"/>
        </w:rPr>
      </w:pPr>
    </w:p>
    <w:p w14:paraId="33548F91" w14:textId="4E146A71" w:rsidR="00DB3953" w:rsidRDefault="00DB3953" w:rsidP="00DD2D80">
      <w:pPr>
        <w:spacing w:before="0" w:after="0" w:line="276" w:lineRule="auto"/>
        <w:rPr>
          <w:rFonts w:asciiTheme="minorHAnsi" w:eastAsia="Arial" w:hAnsiTheme="minorHAnsi" w:cstheme="minorHAnsi"/>
          <w:sz w:val="24"/>
          <w:lang w:val="fr-FR" w:eastAsia="en-US"/>
        </w:rPr>
      </w:pPr>
    </w:p>
    <w:p w14:paraId="004456CF" w14:textId="77777777" w:rsidR="00DB3953" w:rsidRPr="00836C5C" w:rsidRDefault="00DB3953" w:rsidP="00DD2D80">
      <w:pPr>
        <w:spacing w:before="0" w:after="0" w:line="276" w:lineRule="auto"/>
        <w:rPr>
          <w:rFonts w:asciiTheme="minorHAnsi" w:eastAsia="Arial" w:hAnsiTheme="minorHAnsi" w:cstheme="minorHAnsi"/>
          <w:sz w:val="24"/>
          <w:lang w:val="fr-FR" w:eastAsia="en-US"/>
        </w:rPr>
      </w:pPr>
    </w:p>
    <w:p w14:paraId="7009A72C" w14:textId="20C4D9AE" w:rsidR="006808AE" w:rsidRPr="00677682" w:rsidRDefault="00677682" w:rsidP="00677682">
      <w:pPr>
        <w:pStyle w:val="Corpsdetexte"/>
        <w:spacing w:before="117" w:line="276" w:lineRule="auto"/>
        <w:ind w:left="200" w:right="1071"/>
        <w:rPr>
          <w:rFonts w:asciiTheme="minorHAnsi" w:hAnsiTheme="minorHAnsi" w:cstheme="minorHAnsi"/>
          <w:b/>
          <w:color w:val="0D0167"/>
          <w:sz w:val="36"/>
          <w:szCs w:val="36"/>
        </w:rPr>
      </w:pPr>
      <w:r>
        <w:rPr>
          <w:rFonts w:asciiTheme="minorHAnsi" w:hAnsiTheme="minorHAnsi" w:cstheme="minorHAnsi"/>
          <w:b/>
          <w:color w:val="0D0167"/>
          <w:sz w:val="36"/>
          <w:szCs w:val="36"/>
        </w:rPr>
        <w:t xml:space="preserve">                     II-7) </w:t>
      </w:r>
      <w:r w:rsidRPr="00CB6598">
        <w:rPr>
          <w:rFonts w:asciiTheme="minorHAnsi" w:hAnsiTheme="minorHAnsi" w:cstheme="minorHAnsi"/>
          <w:b/>
          <w:color w:val="0D0167"/>
          <w:sz w:val="36"/>
          <w:szCs w:val="36"/>
          <w:u w:val="single"/>
        </w:rPr>
        <w:t>AVIS ET CONSEILS</w:t>
      </w:r>
      <w:r>
        <w:rPr>
          <w:rFonts w:asciiTheme="minorHAnsi" w:hAnsiTheme="minorHAnsi" w:cstheme="minorHAnsi"/>
          <w:b/>
          <w:color w:val="0D0167"/>
          <w:sz w:val="36"/>
          <w:szCs w:val="36"/>
        </w:rPr>
        <w:t>.</w:t>
      </w:r>
      <w:r w:rsidRPr="00677682">
        <w:rPr>
          <w:rFonts w:asciiTheme="minorHAnsi" w:hAnsiTheme="minorHAnsi" w:cstheme="minorHAnsi"/>
          <w:b/>
          <w:color w:val="0D0167"/>
          <w:sz w:val="36"/>
          <w:szCs w:val="36"/>
        </w:rPr>
        <w:t xml:space="preserve"> </w:t>
      </w:r>
    </w:p>
    <w:p w14:paraId="57079F04" w14:textId="297414E8" w:rsidR="00093477" w:rsidRPr="005B2469" w:rsidRDefault="00093477" w:rsidP="00093477">
      <w:pPr>
        <w:pStyle w:val="Corpsdetexte"/>
        <w:spacing w:before="117" w:line="276" w:lineRule="auto"/>
        <w:ind w:right="1071"/>
        <w:rPr>
          <w:rFonts w:asciiTheme="minorHAnsi" w:hAnsiTheme="minorHAnsi" w:cstheme="minorHAnsi"/>
          <w:color w:val="0070C0"/>
          <w:sz w:val="32"/>
          <w:szCs w:val="32"/>
        </w:rPr>
      </w:pPr>
    </w:p>
    <w:p w14:paraId="3352C3A1" w14:textId="223DC3BB" w:rsidR="00093477" w:rsidRPr="000961D1" w:rsidRDefault="00093477" w:rsidP="002019B6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836C5C">
        <w:rPr>
          <w:rFonts w:asciiTheme="minorHAnsi" w:hAnsiTheme="minorHAnsi" w:cstheme="minorHAnsi"/>
          <w:color w:val="00B050"/>
          <w:sz w:val="24"/>
          <w:szCs w:val="24"/>
        </w:rPr>
        <w:t xml:space="preserve">Workflow : </w:t>
      </w:r>
      <w:r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La demande </w:t>
      </w:r>
      <w:r w:rsidR="00204F41"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>d’avis</w:t>
      </w:r>
      <w:r w:rsidR="00C61A88"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et conseils </w:t>
      </w:r>
      <w:r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>sera effectuée par les agents de tous les services.</w:t>
      </w:r>
    </w:p>
    <w:p w14:paraId="4438A3C8" w14:textId="7A387D33" w:rsidR="000961D1" w:rsidRDefault="00093477" w:rsidP="002019B6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Lorsqu’ un agent fait une demande </w:t>
      </w:r>
      <w:r w:rsidR="000961D1"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>d’avis</w:t>
      </w:r>
      <w:r w:rsidR="000961D1">
        <w:rPr>
          <w:rFonts w:asciiTheme="minorHAnsi" w:hAnsiTheme="minorHAnsi" w:cstheme="minorHAnsi"/>
          <w:color w:val="000000" w:themeColor="text1"/>
          <w:sz w:val="24"/>
          <w:szCs w:val="24"/>
        </w:rPr>
        <w:t>, la demande va</w:t>
      </w:r>
      <w:r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au service juridique pour traitement.</w:t>
      </w:r>
    </w:p>
    <w:p w14:paraId="0927D514" w14:textId="6B237AD0" w:rsidR="00093477" w:rsidRDefault="000961D1" w:rsidP="002019B6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>Le chef de service juridique (U</w:t>
      </w:r>
      <w:r w:rsidR="00093477"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>ser BOSS) affecte la demande à l’un de ses col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laborateurs pour traitement.  Le U</w:t>
      </w:r>
      <w:r w:rsidR="00093477"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>ser</w:t>
      </w:r>
      <w:r w:rsidR="00204F41"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B</w:t>
      </w:r>
      <w:r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OSS </w:t>
      </w:r>
      <w:r w:rsidR="00093477"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>doit pouvoir évaluer la performance de ses collaborateurs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="00093477"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sur la base du temps mis pour traiter une demande </w:t>
      </w:r>
      <w:r w:rsidR="00204F41"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>d’avis</w:t>
      </w:r>
      <w:r w:rsidR="00093477"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au niveau de la </w:t>
      </w:r>
      <w:r w:rsidR="00204F41"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>d</w:t>
      </w:r>
      <w:r w:rsidR="00093477" w:rsidRPr="000961D1">
        <w:rPr>
          <w:rFonts w:asciiTheme="minorHAnsi" w:hAnsiTheme="minorHAnsi" w:cstheme="minorHAnsi"/>
          <w:color w:val="000000" w:themeColor="text1"/>
          <w:sz w:val="24"/>
          <w:szCs w:val="24"/>
        </w:rPr>
        <w:t>irection juridique et règlementaire.</w:t>
      </w:r>
    </w:p>
    <w:p w14:paraId="3E6650E4" w14:textId="5570280C" w:rsidR="005943B3" w:rsidRDefault="00863CC4" w:rsidP="002019B6">
      <w:pPr>
        <w:pStyle w:val="Corpsdetexte"/>
        <w:spacing w:before="117" w:line="276" w:lineRule="auto"/>
        <w:ind w:left="720" w:right="107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0A1AC5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Remarque :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Le</w:t>
      </w:r>
      <w:r w:rsidR="00DB3953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formulaire de création de : </w:t>
      </w:r>
      <w:r w:rsidRPr="00836C5C">
        <w:rPr>
          <w:rFonts w:asciiTheme="minorHAnsi" w:hAnsiTheme="minorHAnsi" w:cstheme="minorHAnsi"/>
          <w:sz w:val="24"/>
          <w:szCs w:val="24"/>
        </w:rPr>
        <w:t>«</w:t>
      </w:r>
      <w:r>
        <w:rPr>
          <w:rFonts w:asciiTheme="minorHAnsi" w:hAnsiTheme="minorHAnsi" w:cstheme="minorHAnsi"/>
          <w:sz w:val="24"/>
          <w:szCs w:val="24"/>
        </w:rPr>
        <w:t xml:space="preserve"> Avis et </w:t>
      </w:r>
      <w:r w:rsidR="0038520A">
        <w:rPr>
          <w:rFonts w:asciiTheme="minorHAnsi" w:hAnsiTheme="minorHAnsi" w:cstheme="minorHAnsi"/>
          <w:sz w:val="24"/>
          <w:szCs w:val="24"/>
        </w:rPr>
        <w:t>conseils</w:t>
      </w:r>
      <w:r w:rsidR="0038520A" w:rsidRPr="00836C5C">
        <w:rPr>
          <w:rFonts w:asciiTheme="minorHAnsi" w:hAnsiTheme="minorHAnsi" w:cstheme="minorHAnsi"/>
          <w:sz w:val="24"/>
          <w:szCs w:val="24"/>
        </w:rPr>
        <w:t xml:space="preserve"> »</w:t>
      </w:r>
      <w:r>
        <w:rPr>
          <w:rFonts w:asciiTheme="minorHAnsi" w:hAnsiTheme="minorHAnsi" w:cstheme="minorHAnsi"/>
          <w:sz w:val="24"/>
          <w:szCs w:val="24"/>
        </w:rPr>
        <w:t xml:space="preserve"> et</w:t>
      </w:r>
      <w:r w:rsidR="0038520A">
        <w:rPr>
          <w:rFonts w:asciiTheme="minorHAnsi" w:hAnsiTheme="minorHAnsi" w:cstheme="minorHAnsi"/>
          <w:sz w:val="24"/>
          <w:szCs w:val="24"/>
        </w:rPr>
        <w:t xml:space="preserve"> </w:t>
      </w:r>
      <w:r w:rsidR="0038520A" w:rsidRPr="00836C5C">
        <w:rPr>
          <w:rFonts w:asciiTheme="minorHAnsi" w:hAnsiTheme="minorHAnsi" w:cstheme="minorHAnsi"/>
          <w:sz w:val="24"/>
          <w:szCs w:val="24"/>
        </w:rPr>
        <w:t>«</w:t>
      </w:r>
      <w:r w:rsidR="0038520A">
        <w:rPr>
          <w:rFonts w:asciiTheme="minorHAnsi" w:hAnsiTheme="minorHAnsi" w:cstheme="minorHAnsi"/>
          <w:sz w:val="24"/>
          <w:szCs w:val="24"/>
        </w:rPr>
        <w:t xml:space="preserve"> Autorisation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38520A">
        <w:rPr>
          <w:rFonts w:asciiTheme="minorHAnsi" w:hAnsiTheme="minorHAnsi" w:cstheme="minorHAnsi"/>
          <w:sz w:val="24"/>
          <w:szCs w:val="24"/>
        </w:rPr>
        <w:t>d’offres</w:t>
      </w:r>
      <w:r w:rsidR="0038520A" w:rsidRPr="00836C5C">
        <w:rPr>
          <w:rFonts w:asciiTheme="minorHAnsi" w:hAnsiTheme="minorHAnsi" w:cstheme="minorHAnsi"/>
          <w:sz w:val="24"/>
          <w:szCs w:val="24"/>
        </w:rPr>
        <w:t xml:space="preserve"> »</w:t>
      </w:r>
      <w:r>
        <w:rPr>
          <w:rFonts w:asciiTheme="minorHAnsi" w:hAnsiTheme="minorHAnsi" w:cstheme="minorHAnsi"/>
          <w:sz w:val="24"/>
          <w:szCs w:val="24"/>
        </w:rPr>
        <w:t xml:space="preserve"> fe</w:t>
      </w:r>
      <w:r w:rsidR="00DB3953">
        <w:rPr>
          <w:rFonts w:asciiTheme="minorHAnsi" w:hAnsiTheme="minorHAnsi" w:cstheme="minorHAnsi"/>
          <w:sz w:val="24"/>
          <w:szCs w:val="24"/>
        </w:rPr>
        <w:t>ra</w:t>
      </w:r>
      <w:r>
        <w:rPr>
          <w:rFonts w:asciiTheme="minorHAnsi" w:hAnsiTheme="minorHAnsi" w:cstheme="minorHAnsi"/>
          <w:sz w:val="24"/>
          <w:szCs w:val="24"/>
        </w:rPr>
        <w:t xml:space="preserve"> apparaitre </w:t>
      </w:r>
      <w:r w:rsidR="0038520A">
        <w:rPr>
          <w:rFonts w:asciiTheme="minorHAnsi" w:hAnsiTheme="minorHAnsi" w:cstheme="minorHAnsi"/>
          <w:sz w:val="24"/>
          <w:szCs w:val="24"/>
        </w:rPr>
        <w:t>5 champs</w:t>
      </w:r>
      <w:r>
        <w:rPr>
          <w:rFonts w:asciiTheme="minorHAnsi" w:hAnsiTheme="minorHAnsi" w:cstheme="minorHAnsi"/>
          <w:sz w:val="24"/>
          <w:szCs w:val="24"/>
        </w:rPr>
        <w:t xml:space="preserve"> à savoir : Un champ </w:t>
      </w:r>
      <w:r w:rsidR="00A23DA4" w:rsidRPr="00CB6598">
        <w:rPr>
          <w:rFonts w:asciiTheme="minorHAnsi" w:hAnsiTheme="minorHAnsi" w:cstheme="minorHAnsi"/>
          <w:color w:val="00B050"/>
          <w:sz w:val="24"/>
          <w:szCs w:val="24"/>
        </w:rPr>
        <w:t xml:space="preserve">objet de la </w:t>
      </w:r>
      <w:r w:rsidR="000A1AC5" w:rsidRPr="00CB6598">
        <w:rPr>
          <w:rFonts w:asciiTheme="minorHAnsi" w:hAnsiTheme="minorHAnsi" w:cstheme="minorHAnsi"/>
          <w:color w:val="00B050"/>
          <w:sz w:val="24"/>
          <w:szCs w:val="24"/>
        </w:rPr>
        <w:t>demande</w:t>
      </w:r>
      <w:r w:rsidR="000A1AC5">
        <w:rPr>
          <w:rFonts w:asciiTheme="minorHAnsi" w:hAnsiTheme="minorHAnsi" w:cstheme="minorHAnsi"/>
          <w:sz w:val="24"/>
          <w:szCs w:val="24"/>
        </w:rPr>
        <w:t>,</w:t>
      </w:r>
      <w:r w:rsidR="00A23DA4">
        <w:rPr>
          <w:rFonts w:asciiTheme="minorHAnsi" w:hAnsiTheme="minorHAnsi" w:cstheme="minorHAnsi"/>
          <w:sz w:val="24"/>
          <w:szCs w:val="24"/>
        </w:rPr>
        <w:t xml:space="preserve"> un </w:t>
      </w:r>
      <w:r w:rsidR="00CB6598">
        <w:rPr>
          <w:rFonts w:asciiTheme="minorHAnsi" w:hAnsiTheme="minorHAnsi" w:cstheme="minorHAnsi"/>
          <w:sz w:val="24"/>
          <w:szCs w:val="24"/>
        </w:rPr>
        <w:t xml:space="preserve">autre </w:t>
      </w:r>
      <w:r w:rsidR="00CB6598" w:rsidRPr="00CB6598">
        <w:rPr>
          <w:rFonts w:asciiTheme="minorHAnsi" w:hAnsiTheme="minorHAnsi" w:cstheme="minorHAnsi"/>
          <w:color w:val="00B050"/>
          <w:sz w:val="24"/>
          <w:szCs w:val="24"/>
        </w:rPr>
        <w:t>R</w:t>
      </w:r>
      <w:r w:rsidRPr="00CB6598">
        <w:rPr>
          <w:rFonts w:asciiTheme="minorHAnsi" w:hAnsiTheme="minorHAnsi" w:cstheme="minorHAnsi"/>
          <w:color w:val="00B050"/>
          <w:sz w:val="24"/>
          <w:szCs w:val="24"/>
        </w:rPr>
        <w:t>enseignement</w:t>
      </w:r>
      <w:r>
        <w:rPr>
          <w:rFonts w:asciiTheme="minorHAnsi" w:hAnsiTheme="minorHAnsi" w:cstheme="minorHAnsi"/>
          <w:sz w:val="24"/>
          <w:szCs w:val="24"/>
        </w:rPr>
        <w:t xml:space="preserve">, un </w:t>
      </w:r>
      <w:r w:rsidR="00A23DA4">
        <w:rPr>
          <w:rFonts w:asciiTheme="minorHAnsi" w:hAnsiTheme="minorHAnsi" w:cstheme="minorHAnsi"/>
          <w:sz w:val="24"/>
          <w:szCs w:val="24"/>
        </w:rPr>
        <w:t xml:space="preserve">champ </w:t>
      </w:r>
      <w:r w:rsidR="00A23DA4" w:rsidRPr="00CB6598">
        <w:rPr>
          <w:rFonts w:asciiTheme="minorHAnsi" w:hAnsiTheme="minorHAnsi" w:cstheme="minorHAnsi"/>
          <w:color w:val="00B050"/>
          <w:sz w:val="24"/>
          <w:szCs w:val="24"/>
        </w:rPr>
        <w:t xml:space="preserve">niveau </w:t>
      </w:r>
      <w:r w:rsidR="000A1AC5" w:rsidRPr="00CB6598">
        <w:rPr>
          <w:rFonts w:asciiTheme="minorHAnsi" w:hAnsiTheme="minorHAnsi" w:cstheme="minorHAnsi"/>
          <w:color w:val="00B050"/>
          <w:sz w:val="24"/>
          <w:szCs w:val="24"/>
        </w:rPr>
        <w:t>d’exécution</w:t>
      </w:r>
      <w:r w:rsidR="000A1AC5">
        <w:rPr>
          <w:rFonts w:asciiTheme="minorHAnsi" w:hAnsiTheme="minorHAnsi" w:cstheme="minorHAnsi"/>
          <w:sz w:val="24"/>
          <w:szCs w:val="24"/>
        </w:rPr>
        <w:t>,</w:t>
      </w:r>
      <w:r w:rsidR="00A23DA4">
        <w:rPr>
          <w:rFonts w:asciiTheme="minorHAnsi" w:hAnsiTheme="minorHAnsi" w:cstheme="minorHAnsi"/>
          <w:sz w:val="24"/>
          <w:szCs w:val="24"/>
        </w:rPr>
        <w:t xml:space="preserve"> </w:t>
      </w:r>
      <w:r w:rsidR="0038520A">
        <w:rPr>
          <w:rFonts w:asciiTheme="minorHAnsi" w:hAnsiTheme="minorHAnsi" w:cstheme="minorHAnsi"/>
          <w:sz w:val="24"/>
          <w:szCs w:val="24"/>
        </w:rPr>
        <w:t>un autre</w:t>
      </w:r>
      <w:r w:rsidR="00A23DA4">
        <w:rPr>
          <w:rFonts w:asciiTheme="minorHAnsi" w:hAnsiTheme="minorHAnsi" w:cstheme="minorHAnsi"/>
          <w:sz w:val="24"/>
          <w:szCs w:val="24"/>
        </w:rPr>
        <w:t xml:space="preserve"> champ </w:t>
      </w:r>
      <w:r w:rsidR="00A23DA4" w:rsidRPr="00CB6598">
        <w:rPr>
          <w:rFonts w:asciiTheme="minorHAnsi" w:hAnsiTheme="minorHAnsi" w:cstheme="minorHAnsi"/>
          <w:color w:val="00B050"/>
          <w:sz w:val="24"/>
          <w:szCs w:val="24"/>
        </w:rPr>
        <w:t>envoyer</w:t>
      </w:r>
      <w:r w:rsidR="00A23DA4">
        <w:rPr>
          <w:rFonts w:asciiTheme="minorHAnsi" w:hAnsiTheme="minorHAnsi" w:cstheme="minorHAnsi"/>
          <w:sz w:val="24"/>
          <w:szCs w:val="24"/>
        </w:rPr>
        <w:t xml:space="preserve"> et enfin, un champ </w:t>
      </w:r>
      <w:r w:rsidR="00A23DA4" w:rsidRPr="00CB6598">
        <w:rPr>
          <w:rFonts w:asciiTheme="minorHAnsi" w:hAnsiTheme="minorHAnsi" w:cstheme="minorHAnsi"/>
          <w:color w:val="00B050"/>
          <w:sz w:val="24"/>
          <w:szCs w:val="24"/>
        </w:rPr>
        <w:t xml:space="preserve">chargement </w:t>
      </w:r>
      <w:r w:rsidR="00A23DA4">
        <w:rPr>
          <w:rFonts w:asciiTheme="minorHAnsi" w:hAnsiTheme="minorHAnsi" w:cstheme="minorHAnsi"/>
          <w:sz w:val="24"/>
          <w:szCs w:val="24"/>
        </w:rPr>
        <w:t>pour les pièces jointes.</w:t>
      </w:r>
    </w:p>
    <w:p w14:paraId="247AAC46" w14:textId="5ABC7D99" w:rsidR="005B2658" w:rsidRPr="00836C5C" w:rsidRDefault="005B2658" w:rsidP="002019B6">
      <w:pPr>
        <w:pStyle w:val="Corpsdetexte"/>
        <w:rPr>
          <w:rFonts w:asciiTheme="minorHAnsi" w:hAnsiTheme="minorHAnsi" w:cstheme="minorHAnsi"/>
          <w:color w:val="57575A"/>
          <w:sz w:val="24"/>
          <w:szCs w:val="24"/>
        </w:rPr>
      </w:pPr>
    </w:p>
    <w:sectPr w:rsidR="005B2658" w:rsidRPr="00836C5C" w:rsidSect="00155CED">
      <w:headerReference w:type="even" r:id="rId17"/>
      <w:footerReference w:type="even" r:id="rId18"/>
      <w:footerReference w:type="default" r:id="rId19"/>
      <w:headerReference w:type="first" r:id="rId20"/>
      <w:footerReference w:type="first" r:id="rId21"/>
      <w:pgSz w:w="11907" w:h="16840" w:code="9"/>
      <w:pgMar w:top="1418" w:right="1134" w:bottom="1899" w:left="1134" w:header="720" w:footer="1134" w:gutter="0"/>
      <w:paperSrc w:first="7" w:other="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6CF28" w14:textId="77777777" w:rsidR="00BB01AE" w:rsidRDefault="00BB01AE">
      <w:r>
        <w:separator/>
      </w:r>
    </w:p>
  </w:endnote>
  <w:endnote w:type="continuationSeparator" w:id="0">
    <w:p w14:paraId="70E69914" w14:textId="77777777" w:rsidR="00BB01AE" w:rsidRDefault="00BB01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8CAEB" w14:textId="77777777" w:rsidR="00B313CC" w:rsidRPr="004622C2" w:rsidRDefault="00B313CC" w:rsidP="00155CED">
    <w:pPr>
      <w:pBdr>
        <w:top w:val="single" w:sz="4" w:space="1" w:color="auto"/>
      </w:pBdr>
      <w:tabs>
        <w:tab w:val="right" w:pos="9639"/>
      </w:tabs>
    </w:pPr>
    <w:r>
      <w:t>© SAP AG 2005</w:t>
    </w:r>
    <w:r>
      <w:tab/>
    </w:r>
    <w:r>
      <w:rPr>
        <w:b/>
      </w:rPr>
      <w:fldChar w:fldCharType="begin"/>
    </w:r>
    <w:r>
      <w:rPr>
        <w:b/>
      </w:rPr>
      <w:instrText xml:space="preserve"> PAGE </w:instrText>
    </w:r>
    <w:r>
      <w:rPr>
        <w:b/>
      </w:rPr>
      <w:fldChar w:fldCharType="separate"/>
    </w:r>
    <w:r>
      <w:rPr>
        <w:b/>
      </w:rPr>
      <w:t>2</w:t>
    </w:r>
    <w:r>
      <w:rPr>
        <w:b/>
      </w:rPr>
      <w:fldChar w:fldCharType="end"/>
    </w:r>
    <w:r>
      <w:t xml:space="preserve"> </w:t>
    </w:r>
  </w:p>
  <w:p w14:paraId="4F760548" w14:textId="77777777" w:rsidR="00B313CC" w:rsidRDefault="00B313CC"/>
  <w:p w14:paraId="4DF97420" w14:textId="77777777" w:rsidR="00B313CC" w:rsidRDefault="00B313CC"/>
  <w:p w14:paraId="6BFFCDAB" w14:textId="77777777" w:rsidR="00B313CC" w:rsidRDefault="00B313C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9812922"/>
      <w:docPartObj>
        <w:docPartGallery w:val="Page Numbers (Bottom of Page)"/>
        <w:docPartUnique/>
      </w:docPartObj>
    </w:sdtPr>
    <w:sdtEndPr/>
    <w:sdtContent>
      <w:p w14:paraId="266E026F" w14:textId="358F4C00" w:rsidR="00B7006E" w:rsidRDefault="00B7006E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19B6" w:rsidRPr="002019B6">
          <w:rPr>
            <w:noProof/>
            <w:lang w:val="fr-FR"/>
          </w:rPr>
          <w:t>15</w:t>
        </w:r>
        <w:r>
          <w:fldChar w:fldCharType="end"/>
        </w:r>
      </w:p>
    </w:sdtContent>
  </w:sdt>
  <w:p w14:paraId="42AD380C" w14:textId="6DB07B10" w:rsidR="00B313CC" w:rsidRPr="006545D6" w:rsidRDefault="00B313CC" w:rsidP="006545D6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7979D" w14:textId="43FB269E" w:rsidR="00B313CC" w:rsidRPr="008C1138" w:rsidRDefault="00B313CC" w:rsidP="00155CED">
    <w:pPr>
      <w:pStyle w:val="Pieddepage"/>
      <w:tabs>
        <w:tab w:val="clear" w:pos="4703"/>
      </w:tabs>
    </w:pPr>
    <w:r>
      <w:tab/>
      <w:t xml:space="preserve">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0C3BD" w14:textId="77777777" w:rsidR="00BB01AE" w:rsidRDefault="00BB01AE">
      <w:r>
        <w:separator/>
      </w:r>
    </w:p>
  </w:footnote>
  <w:footnote w:type="continuationSeparator" w:id="0">
    <w:p w14:paraId="35A46934" w14:textId="77777777" w:rsidR="00BB01AE" w:rsidRDefault="00BB01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49B3C" w14:textId="43E19008" w:rsidR="00B313CC" w:rsidRDefault="00B313CC">
    <w:pPr>
      <w:pBdr>
        <w:between w:val="single" w:sz="4" w:space="0" w:color="auto"/>
      </w:pBdr>
      <w:tabs>
        <w:tab w:val="right" w:pos="9630"/>
      </w:tabs>
      <w:rPr>
        <w:b/>
      </w:rPr>
    </w:pPr>
    <w:r>
      <w:rPr>
        <w:b/>
        <w:i/>
      </w:rPr>
      <w:t xml:space="preserve">SAP Business </w:t>
    </w:r>
    <w:proofErr w:type="spellStart"/>
    <w:r>
      <w:rPr>
        <w:b/>
        <w:i/>
      </w:rPr>
      <w:t>One</w:t>
    </w:r>
    <w:proofErr w:type="spellEnd"/>
    <w:r>
      <w:rPr>
        <w:b/>
        <w:i/>
      </w:rPr>
      <w:t xml:space="preserve"> 2005 </w:t>
    </w:r>
    <w:r>
      <w:rPr>
        <w:b/>
      </w:rPr>
      <w:tab/>
      <w:t xml:space="preserve">Guide de </w:t>
    </w:r>
    <w:proofErr w:type="spellStart"/>
    <w:r>
      <w:rPr>
        <w:b/>
      </w:rPr>
      <w:t>configuration</w:t>
    </w:r>
    <w:proofErr w:type="spellEnd"/>
    <w:r>
      <w:rPr>
        <w:b/>
      </w:rPr>
      <w:t xml:space="preserve">  </w:t>
    </w:r>
    <w:r>
      <w:t xml:space="preserve"> </w:t>
    </w:r>
    <w:r>
      <w:rPr>
        <w:noProof/>
        <w:lang w:val="fr-FR" w:eastAsia="fr-FR"/>
      </w:rPr>
      <w:drawing>
        <wp:inline distT="0" distB="0" distL="0" distR="0" wp14:anchorId="5C45ED84" wp14:editId="6CE5B870">
          <wp:extent cx="327660" cy="144780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660" cy="144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b/>
      </w:rPr>
      <w:t xml:space="preserve"> </w:t>
    </w:r>
  </w:p>
  <w:p w14:paraId="59240A9D" w14:textId="77777777" w:rsidR="00B313CC" w:rsidRDefault="00B313CC">
    <w:pPr>
      <w:pBdr>
        <w:between w:val="single" w:sz="4" w:space="0" w:color="auto"/>
      </w:pBdr>
      <w:tabs>
        <w:tab w:val="right" w:pos="8640"/>
      </w:tabs>
    </w:pPr>
    <w:r>
      <w:rPr>
        <w:b/>
      </w:rPr>
      <w:t xml:space="preserve"> </w:t>
    </w:r>
  </w:p>
  <w:p w14:paraId="2FC7E0BF" w14:textId="77777777" w:rsidR="00B313CC" w:rsidRDefault="00B313CC"/>
  <w:p w14:paraId="1EBE79EF" w14:textId="77777777" w:rsidR="00B313CC" w:rsidRDefault="00B313CC"/>
  <w:p w14:paraId="68C8076D" w14:textId="77777777" w:rsidR="00B313CC" w:rsidRDefault="00B313C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1DF7E" w14:textId="7B1509D2" w:rsidR="00B313CC" w:rsidRPr="00FF354D" w:rsidRDefault="00B313CC" w:rsidP="0020096A">
    <w:pPr>
      <w:pBdr>
        <w:between w:val="single" w:sz="4" w:space="0" w:color="auto"/>
      </w:pBdr>
      <w:tabs>
        <w:tab w:val="center" w:pos="4819"/>
        <w:tab w:val="right" w:pos="9639"/>
      </w:tabs>
    </w:pPr>
    <w:r>
      <w:rPr>
        <w:noProof/>
        <w:lang w:val="fr-FR" w:eastAsia="fr-FR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0E6C6B60" wp14:editId="74FFBB38">
              <wp:simplePos x="0" y="0"/>
              <wp:positionH relativeFrom="column">
                <wp:posOffset>1194435</wp:posOffset>
              </wp:positionH>
              <wp:positionV relativeFrom="paragraph">
                <wp:posOffset>1275080</wp:posOffset>
              </wp:positionV>
              <wp:extent cx="3477260" cy="45847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7260" cy="4584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E8735C" w14:textId="5280E511" w:rsidR="00B313CC" w:rsidRDefault="00206365" w:rsidP="000C7BC4">
                          <w:pPr>
                            <w:jc w:val="center"/>
                          </w:pPr>
                          <w:r>
                            <w:rPr>
                              <w:b/>
                              <w:sz w:val="28"/>
                              <w:szCs w:val="36"/>
                              <w:lang w:val="fr-FR"/>
                            </w:rPr>
                            <w:t>CONCEPTION DETAILLEE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6C6B60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94.05pt;margin-top:100.4pt;width:273.8pt;height:36.1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">
              <v:textbox>
                <w:txbxContent>
                  <w:p w14:paraId="78E8735C" w14:textId="5280E511" w:rsidR="00B313CC" w:rsidRDefault="00206365" w:rsidP="000C7BC4">
                    <w:pPr>
                      <w:jc w:val="center"/>
                    </w:pPr>
                    <w:r>
                      <w:rPr>
                        <w:b/>
                        <w:sz w:val="28"/>
                        <w:szCs w:val="36"/>
                        <w:lang w:val="fr-FR"/>
                      </w:rPr>
                      <w:t>CONCEPTION DETAILLEE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tab/>
    </w:r>
    <w:r w:rsidRPr="0020096A">
      <w:rPr>
        <w:b/>
        <w:sz w:val="18"/>
        <w:szCs w:val="20"/>
        <w:lang w:val="fr-FR"/>
      </w:rPr>
      <w:t xml:space="preserve">               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016940C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</w:lvl>
    <w:lvl w:ilvl="3">
      <w:start w:val="1"/>
      <w:numFmt w:val="decimal"/>
      <w:lvlText w:val="%1.%2.%3.%4"/>
      <w:lvlJc w:val="left"/>
      <w:pPr>
        <w:tabs>
          <w:tab w:val="num" w:pos="1222"/>
        </w:tabs>
        <w:ind w:left="993" w:hanging="851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041" w:hanging="1134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157058F"/>
    <w:multiLevelType w:val="hybridMultilevel"/>
    <w:tmpl w:val="E8849F3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862FFD"/>
    <w:multiLevelType w:val="hybridMultilevel"/>
    <w:tmpl w:val="59B4E1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15DE9"/>
    <w:multiLevelType w:val="hybridMultilevel"/>
    <w:tmpl w:val="203E455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E394B"/>
    <w:multiLevelType w:val="hybridMultilevel"/>
    <w:tmpl w:val="3D02C41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E79FD"/>
    <w:multiLevelType w:val="hybridMultilevel"/>
    <w:tmpl w:val="7A629BD0"/>
    <w:lvl w:ilvl="0" w:tplc="EAA2EAB8">
      <w:start w:val="1"/>
      <w:numFmt w:val="decimal"/>
      <w:lvlText w:val="%1."/>
      <w:lvlJc w:val="left"/>
      <w:pPr>
        <w:ind w:left="916" w:hanging="349"/>
      </w:pPr>
      <w:rPr>
        <w:rFonts w:ascii="Arial" w:eastAsia="Arial" w:hAnsi="Arial" w:cs="Arial" w:hint="default"/>
        <w:b/>
        <w:bCs/>
        <w:color w:val="EC7C30"/>
        <w:spacing w:val="-1"/>
        <w:w w:val="99"/>
        <w:sz w:val="20"/>
        <w:szCs w:val="20"/>
        <w:lang w:val="fr-FR" w:eastAsia="en-US" w:bidi="ar-SA"/>
      </w:rPr>
    </w:lvl>
    <w:lvl w:ilvl="1" w:tplc="122A28A2">
      <w:numFmt w:val="bullet"/>
      <w:lvlText w:val="•"/>
      <w:lvlJc w:val="left"/>
      <w:pPr>
        <w:ind w:left="2409" w:hanging="349"/>
      </w:pPr>
      <w:rPr>
        <w:rFonts w:hint="default"/>
        <w:lang w:val="fr-FR" w:eastAsia="en-US" w:bidi="ar-SA"/>
      </w:rPr>
    </w:lvl>
    <w:lvl w:ilvl="2" w:tplc="54108202">
      <w:numFmt w:val="bullet"/>
      <w:lvlText w:val="•"/>
      <w:lvlJc w:val="left"/>
      <w:pPr>
        <w:ind w:left="3879" w:hanging="349"/>
      </w:pPr>
      <w:rPr>
        <w:rFonts w:hint="default"/>
        <w:lang w:val="fr-FR" w:eastAsia="en-US" w:bidi="ar-SA"/>
      </w:rPr>
    </w:lvl>
    <w:lvl w:ilvl="3" w:tplc="24981F3C">
      <w:numFmt w:val="bullet"/>
      <w:lvlText w:val="•"/>
      <w:lvlJc w:val="left"/>
      <w:pPr>
        <w:ind w:left="5349" w:hanging="349"/>
      </w:pPr>
      <w:rPr>
        <w:rFonts w:hint="default"/>
        <w:lang w:val="fr-FR" w:eastAsia="en-US" w:bidi="ar-SA"/>
      </w:rPr>
    </w:lvl>
    <w:lvl w:ilvl="4" w:tplc="B0D0C984">
      <w:numFmt w:val="bullet"/>
      <w:lvlText w:val="•"/>
      <w:lvlJc w:val="left"/>
      <w:pPr>
        <w:ind w:left="6819" w:hanging="349"/>
      </w:pPr>
      <w:rPr>
        <w:rFonts w:hint="default"/>
        <w:lang w:val="fr-FR" w:eastAsia="en-US" w:bidi="ar-SA"/>
      </w:rPr>
    </w:lvl>
    <w:lvl w:ilvl="5" w:tplc="4EE289E0">
      <w:numFmt w:val="bullet"/>
      <w:lvlText w:val="•"/>
      <w:lvlJc w:val="left"/>
      <w:pPr>
        <w:ind w:left="8289" w:hanging="349"/>
      </w:pPr>
      <w:rPr>
        <w:rFonts w:hint="default"/>
        <w:lang w:val="fr-FR" w:eastAsia="en-US" w:bidi="ar-SA"/>
      </w:rPr>
    </w:lvl>
    <w:lvl w:ilvl="6" w:tplc="DA521F56">
      <w:numFmt w:val="bullet"/>
      <w:lvlText w:val="•"/>
      <w:lvlJc w:val="left"/>
      <w:pPr>
        <w:ind w:left="9759" w:hanging="349"/>
      </w:pPr>
      <w:rPr>
        <w:rFonts w:hint="default"/>
        <w:lang w:val="fr-FR" w:eastAsia="en-US" w:bidi="ar-SA"/>
      </w:rPr>
    </w:lvl>
    <w:lvl w:ilvl="7" w:tplc="92B00D26">
      <w:numFmt w:val="bullet"/>
      <w:lvlText w:val="•"/>
      <w:lvlJc w:val="left"/>
      <w:pPr>
        <w:ind w:left="11228" w:hanging="349"/>
      </w:pPr>
      <w:rPr>
        <w:rFonts w:hint="default"/>
        <w:lang w:val="fr-FR" w:eastAsia="en-US" w:bidi="ar-SA"/>
      </w:rPr>
    </w:lvl>
    <w:lvl w:ilvl="8" w:tplc="AB4272F2">
      <w:numFmt w:val="bullet"/>
      <w:lvlText w:val="•"/>
      <w:lvlJc w:val="left"/>
      <w:pPr>
        <w:ind w:left="12698" w:hanging="349"/>
      </w:pPr>
      <w:rPr>
        <w:rFonts w:hint="default"/>
        <w:lang w:val="fr-FR" w:eastAsia="en-US" w:bidi="ar-SA"/>
      </w:rPr>
    </w:lvl>
  </w:abstractNum>
  <w:abstractNum w:abstractNumId="6" w15:restartNumberingAfterBreak="0">
    <w:nsid w:val="198E08EC"/>
    <w:multiLevelType w:val="hybridMultilevel"/>
    <w:tmpl w:val="F084C000"/>
    <w:lvl w:ilvl="0" w:tplc="040C0003">
      <w:start w:val="1"/>
      <w:numFmt w:val="bullet"/>
      <w:lvlText w:val="o"/>
      <w:lvlJc w:val="left"/>
      <w:pPr>
        <w:ind w:left="1791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7" w15:restartNumberingAfterBreak="0">
    <w:nsid w:val="1A2B0847"/>
    <w:multiLevelType w:val="multilevel"/>
    <w:tmpl w:val="293E995E"/>
    <w:name w:val="OutlineNumbers"/>
    <w:lvl w:ilvl="0">
      <w:start w:val="1"/>
      <w:numFmt w:val="none"/>
      <w:lvlRestart w:val="0"/>
      <w:pStyle w:val="Listenumros4"/>
      <w:suff w:val="nothing"/>
      <w:lvlText w:val=""/>
      <w:lvlJc w:val="right"/>
      <w:pPr>
        <w:ind w:left="432" w:hanging="432"/>
      </w:pPr>
    </w:lvl>
    <w:lvl w:ilvl="1">
      <w:start w:val="1"/>
      <w:numFmt w:val="decimal"/>
      <w:pStyle w:val="Listenumros"/>
      <w:lvlText w:val="%2."/>
      <w:lvlJc w:val="right"/>
      <w:pPr>
        <w:tabs>
          <w:tab w:val="num" w:pos="547"/>
        </w:tabs>
        <w:ind w:left="562" w:hanging="202"/>
      </w:pPr>
    </w:lvl>
    <w:lvl w:ilvl="2">
      <w:start w:val="1"/>
      <w:numFmt w:val="none"/>
      <w:pStyle w:val="Listenumros5"/>
      <w:suff w:val="nothing"/>
      <w:lvlText w:val=""/>
      <w:lvlJc w:val="right"/>
      <w:pPr>
        <w:ind w:left="432" w:hanging="432"/>
      </w:pPr>
    </w:lvl>
    <w:lvl w:ilvl="3">
      <w:start w:val="1"/>
      <w:numFmt w:val="lowerLetter"/>
      <w:pStyle w:val="Listenumros2"/>
      <w:lvlText w:val="%4."/>
      <w:lvlJc w:val="right"/>
      <w:pPr>
        <w:tabs>
          <w:tab w:val="num" w:pos="1181"/>
        </w:tabs>
        <w:ind w:left="1181" w:hanging="173"/>
      </w:pPr>
    </w:lvl>
    <w:lvl w:ilvl="4">
      <w:start w:val="1"/>
      <w:numFmt w:val="lowerRoman"/>
      <w:pStyle w:val="Listenumros3"/>
      <w:lvlText w:val="%5."/>
      <w:lvlJc w:val="right"/>
      <w:pPr>
        <w:tabs>
          <w:tab w:val="num" w:pos="1800"/>
        </w:tabs>
        <w:ind w:left="1800" w:hanging="216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1AF1376B"/>
    <w:multiLevelType w:val="hybridMultilevel"/>
    <w:tmpl w:val="78781A82"/>
    <w:lvl w:ilvl="0" w:tplc="3A6CBC34">
      <w:start w:val="1"/>
      <w:numFmt w:val="decimal"/>
      <w:lvlText w:val="%1."/>
      <w:lvlJc w:val="left"/>
      <w:pPr>
        <w:ind w:left="922" w:hanging="348"/>
      </w:pPr>
      <w:rPr>
        <w:rFonts w:ascii="Arial" w:eastAsia="Arial" w:hAnsi="Arial" w:cs="Arial" w:hint="default"/>
        <w:b/>
        <w:bCs/>
        <w:color w:val="EF7E09"/>
        <w:spacing w:val="-1"/>
        <w:w w:val="100"/>
        <w:sz w:val="22"/>
        <w:szCs w:val="22"/>
        <w:lang w:val="fr-FR" w:eastAsia="en-US" w:bidi="ar-SA"/>
      </w:rPr>
    </w:lvl>
    <w:lvl w:ilvl="1" w:tplc="A4F02016">
      <w:start w:val="1"/>
      <w:numFmt w:val="lowerLetter"/>
      <w:lvlText w:val="%2."/>
      <w:lvlJc w:val="left"/>
      <w:pPr>
        <w:ind w:left="1632" w:hanging="339"/>
      </w:pPr>
      <w:rPr>
        <w:rFonts w:hint="default"/>
        <w:spacing w:val="-1"/>
        <w:w w:val="99"/>
        <w:lang w:val="fr-FR" w:eastAsia="en-US" w:bidi="ar-SA"/>
      </w:rPr>
    </w:lvl>
    <w:lvl w:ilvl="2" w:tplc="61766BA0">
      <w:numFmt w:val="bullet"/>
      <w:lvlText w:val="•"/>
      <w:lvlJc w:val="left"/>
      <w:pPr>
        <w:ind w:left="2502" w:hanging="339"/>
      </w:pPr>
      <w:rPr>
        <w:rFonts w:hint="default"/>
        <w:lang w:val="fr-FR" w:eastAsia="en-US" w:bidi="ar-SA"/>
      </w:rPr>
    </w:lvl>
    <w:lvl w:ilvl="3" w:tplc="5E764FC0">
      <w:numFmt w:val="bullet"/>
      <w:lvlText w:val="•"/>
      <w:lvlJc w:val="left"/>
      <w:pPr>
        <w:ind w:left="3365" w:hanging="339"/>
      </w:pPr>
      <w:rPr>
        <w:rFonts w:hint="default"/>
        <w:lang w:val="fr-FR" w:eastAsia="en-US" w:bidi="ar-SA"/>
      </w:rPr>
    </w:lvl>
    <w:lvl w:ilvl="4" w:tplc="CD3AE7B4">
      <w:numFmt w:val="bullet"/>
      <w:lvlText w:val="•"/>
      <w:lvlJc w:val="left"/>
      <w:pPr>
        <w:ind w:left="4228" w:hanging="339"/>
      </w:pPr>
      <w:rPr>
        <w:rFonts w:hint="default"/>
        <w:lang w:val="fr-FR" w:eastAsia="en-US" w:bidi="ar-SA"/>
      </w:rPr>
    </w:lvl>
    <w:lvl w:ilvl="5" w:tplc="68AE3A86">
      <w:numFmt w:val="bullet"/>
      <w:lvlText w:val="•"/>
      <w:lvlJc w:val="left"/>
      <w:pPr>
        <w:ind w:left="5090" w:hanging="339"/>
      </w:pPr>
      <w:rPr>
        <w:rFonts w:hint="default"/>
        <w:lang w:val="fr-FR" w:eastAsia="en-US" w:bidi="ar-SA"/>
      </w:rPr>
    </w:lvl>
    <w:lvl w:ilvl="6" w:tplc="9A202256">
      <w:numFmt w:val="bullet"/>
      <w:lvlText w:val="•"/>
      <w:lvlJc w:val="left"/>
      <w:pPr>
        <w:ind w:left="5953" w:hanging="339"/>
      </w:pPr>
      <w:rPr>
        <w:rFonts w:hint="default"/>
        <w:lang w:val="fr-FR" w:eastAsia="en-US" w:bidi="ar-SA"/>
      </w:rPr>
    </w:lvl>
    <w:lvl w:ilvl="7" w:tplc="A70E401C">
      <w:numFmt w:val="bullet"/>
      <w:lvlText w:val="•"/>
      <w:lvlJc w:val="left"/>
      <w:pPr>
        <w:ind w:left="6816" w:hanging="339"/>
      </w:pPr>
      <w:rPr>
        <w:rFonts w:hint="default"/>
        <w:lang w:val="fr-FR" w:eastAsia="en-US" w:bidi="ar-SA"/>
      </w:rPr>
    </w:lvl>
    <w:lvl w:ilvl="8" w:tplc="F8F6A940">
      <w:numFmt w:val="bullet"/>
      <w:lvlText w:val="•"/>
      <w:lvlJc w:val="left"/>
      <w:pPr>
        <w:ind w:left="7678" w:hanging="339"/>
      </w:pPr>
      <w:rPr>
        <w:rFonts w:hint="default"/>
        <w:lang w:val="fr-FR" w:eastAsia="en-US" w:bidi="ar-SA"/>
      </w:rPr>
    </w:lvl>
  </w:abstractNum>
  <w:abstractNum w:abstractNumId="9" w15:restartNumberingAfterBreak="0">
    <w:nsid w:val="1C0659B8"/>
    <w:multiLevelType w:val="hybridMultilevel"/>
    <w:tmpl w:val="BD7E28FC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1C6808C1"/>
    <w:multiLevelType w:val="hybridMultilevel"/>
    <w:tmpl w:val="EF202C7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B6613D"/>
    <w:multiLevelType w:val="hybridMultilevel"/>
    <w:tmpl w:val="3FAAD2E6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833288"/>
    <w:multiLevelType w:val="hybridMultilevel"/>
    <w:tmpl w:val="889E9A8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4103EE"/>
    <w:multiLevelType w:val="hybridMultilevel"/>
    <w:tmpl w:val="1110E19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6B06ADE">
      <w:numFmt w:val="bullet"/>
      <w:lvlText w:val="-"/>
      <w:lvlJc w:val="left"/>
      <w:pPr>
        <w:ind w:left="2160" w:hanging="360"/>
      </w:pPr>
      <w:rPr>
        <w:rFonts w:ascii="Calibri" w:eastAsia="Arial" w:hAnsi="Calibri" w:cs="Calibri" w:hint="default"/>
        <w:color w:val="0070C0"/>
        <w:sz w:val="36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0642C"/>
    <w:multiLevelType w:val="hybridMultilevel"/>
    <w:tmpl w:val="5996287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437290"/>
    <w:multiLevelType w:val="hybridMultilevel"/>
    <w:tmpl w:val="9A44B376"/>
    <w:lvl w:ilvl="0" w:tplc="458809A0">
      <w:start w:val="1"/>
      <w:numFmt w:val="upperRoman"/>
      <w:lvlText w:val="%1."/>
      <w:lvlJc w:val="left"/>
      <w:pPr>
        <w:ind w:left="1994" w:hanging="1080"/>
      </w:pPr>
      <w:rPr>
        <w:rFonts w:hint="default"/>
      </w:rPr>
    </w:lvl>
    <w:lvl w:ilvl="1" w:tplc="300C0019" w:tentative="1">
      <w:start w:val="1"/>
      <w:numFmt w:val="lowerLetter"/>
      <w:lvlText w:val="%2."/>
      <w:lvlJc w:val="left"/>
      <w:pPr>
        <w:ind w:left="1994" w:hanging="360"/>
      </w:pPr>
    </w:lvl>
    <w:lvl w:ilvl="2" w:tplc="300C001B" w:tentative="1">
      <w:start w:val="1"/>
      <w:numFmt w:val="lowerRoman"/>
      <w:lvlText w:val="%3."/>
      <w:lvlJc w:val="right"/>
      <w:pPr>
        <w:ind w:left="2714" w:hanging="180"/>
      </w:pPr>
    </w:lvl>
    <w:lvl w:ilvl="3" w:tplc="300C000F" w:tentative="1">
      <w:start w:val="1"/>
      <w:numFmt w:val="decimal"/>
      <w:lvlText w:val="%4."/>
      <w:lvlJc w:val="left"/>
      <w:pPr>
        <w:ind w:left="3434" w:hanging="360"/>
      </w:pPr>
    </w:lvl>
    <w:lvl w:ilvl="4" w:tplc="300C0019" w:tentative="1">
      <w:start w:val="1"/>
      <w:numFmt w:val="lowerLetter"/>
      <w:lvlText w:val="%5."/>
      <w:lvlJc w:val="left"/>
      <w:pPr>
        <w:ind w:left="4154" w:hanging="360"/>
      </w:pPr>
    </w:lvl>
    <w:lvl w:ilvl="5" w:tplc="300C001B" w:tentative="1">
      <w:start w:val="1"/>
      <w:numFmt w:val="lowerRoman"/>
      <w:lvlText w:val="%6."/>
      <w:lvlJc w:val="right"/>
      <w:pPr>
        <w:ind w:left="4874" w:hanging="180"/>
      </w:pPr>
    </w:lvl>
    <w:lvl w:ilvl="6" w:tplc="300C000F" w:tentative="1">
      <w:start w:val="1"/>
      <w:numFmt w:val="decimal"/>
      <w:lvlText w:val="%7."/>
      <w:lvlJc w:val="left"/>
      <w:pPr>
        <w:ind w:left="5594" w:hanging="360"/>
      </w:pPr>
    </w:lvl>
    <w:lvl w:ilvl="7" w:tplc="300C0019" w:tentative="1">
      <w:start w:val="1"/>
      <w:numFmt w:val="lowerLetter"/>
      <w:lvlText w:val="%8."/>
      <w:lvlJc w:val="left"/>
      <w:pPr>
        <w:ind w:left="6314" w:hanging="360"/>
      </w:pPr>
    </w:lvl>
    <w:lvl w:ilvl="8" w:tplc="300C001B" w:tentative="1">
      <w:start w:val="1"/>
      <w:numFmt w:val="lowerRoman"/>
      <w:lvlText w:val="%9."/>
      <w:lvlJc w:val="right"/>
      <w:pPr>
        <w:ind w:left="7034" w:hanging="180"/>
      </w:pPr>
    </w:lvl>
  </w:abstractNum>
  <w:abstractNum w:abstractNumId="16" w15:restartNumberingAfterBreak="0">
    <w:nsid w:val="304B79F3"/>
    <w:multiLevelType w:val="hybridMultilevel"/>
    <w:tmpl w:val="A7F608F0"/>
    <w:lvl w:ilvl="0" w:tplc="E41A4BBA">
      <w:start w:val="1"/>
      <w:numFmt w:val="lowerLetter"/>
      <w:lvlText w:val="%1)"/>
      <w:lvlJc w:val="left"/>
      <w:pPr>
        <w:ind w:left="1010" w:hanging="360"/>
      </w:pPr>
      <w:rPr>
        <w:rFonts w:hint="default"/>
      </w:rPr>
    </w:lvl>
    <w:lvl w:ilvl="1" w:tplc="300C0019" w:tentative="1">
      <w:start w:val="1"/>
      <w:numFmt w:val="lowerLetter"/>
      <w:lvlText w:val="%2."/>
      <w:lvlJc w:val="left"/>
      <w:pPr>
        <w:ind w:left="1730" w:hanging="360"/>
      </w:pPr>
    </w:lvl>
    <w:lvl w:ilvl="2" w:tplc="300C001B" w:tentative="1">
      <w:start w:val="1"/>
      <w:numFmt w:val="lowerRoman"/>
      <w:lvlText w:val="%3."/>
      <w:lvlJc w:val="right"/>
      <w:pPr>
        <w:ind w:left="2450" w:hanging="180"/>
      </w:pPr>
    </w:lvl>
    <w:lvl w:ilvl="3" w:tplc="300C000F" w:tentative="1">
      <w:start w:val="1"/>
      <w:numFmt w:val="decimal"/>
      <w:lvlText w:val="%4."/>
      <w:lvlJc w:val="left"/>
      <w:pPr>
        <w:ind w:left="3170" w:hanging="360"/>
      </w:pPr>
    </w:lvl>
    <w:lvl w:ilvl="4" w:tplc="300C0019" w:tentative="1">
      <w:start w:val="1"/>
      <w:numFmt w:val="lowerLetter"/>
      <w:lvlText w:val="%5."/>
      <w:lvlJc w:val="left"/>
      <w:pPr>
        <w:ind w:left="3890" w:hanging="360"/>
      </w:pPr>
    </w:lvl>
    <w:lvl w:ilvl="5" w:tplc="300C001B" w:tentative="1">
      <w:start w:val="1"/>
      <w:numFmt w:val="lowerRoman"/>
      <w:lvlText w:val="%6."/>
      <w:lvlJc w:val="right"/>
      <w:pPr>
        <w:ind w:left="4610" w:hanging="180"/>
      </w:pPr>
    </w:lvl>
    <w:lvl w:ilvl="6" w:tplc="300C000F" w:tentative="1">
      <w:start w:val="1"/>
      <w:numFmt w:val="decimal"/>
      <w:lvlText w:val="%7."/>
      <w:lvlJc w:val="left"/>
      <w:pPr>
        <w:ind w:left="5330" w:hanging="360"/>
      </w:pPr>
    </w:lvl>
    <w:lvl w:ilvl="7" w:tplc="300C0019" w:tentative="1">
      <w:start w:val="1"/>
      <w:numFmt w:val="lowerLetter"/>
      <w:lvlText w:val="%8."/>
      <w:lvlJc w:val="left"/>
      <w:pPr>
        <w:ind w:left="6050" w:hanging="360"/>
      </w:pPr>
    </w:lvl>
    <w:lvl w:ilvl="8" w:tplc="300C001B" w:tentative="1">
      <w:start w:val="1"/>
      <w:numFmt w:val="lowerRoman"/>
      <w:lvlText w:val="%9."/>
      <w:lvlJc w:val="right"/>
      <w:pPr>
        <w:ind w:left="6770" w:hanging="180"/>
      </w:pPr>
    </w:lvl>
  </w:abstractNum>
  <w:abstractNum w:abstractNumId="17" w15:restartNumberingAfterBreak="0">
    <w:nsid w:val="388F7452"/>
    <w:multiLevelType w:val="hybridMultilevel"/>
    <w:tmpl w:val="799605B0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8F67343"/>
    <w:multiLevelType w:val="hybridMultilevel"/>
    <w:tmpl w:val="41FA82EE"/>
    <w:lvl w:ilvl="0" w:tplc="7E946554">
      <w:numFmt w:val="bullet"/>
      <w:lvlText w:val=""/>
      <w:lvlJc w:val="left"/>
      <w:pPr>
        <w:ind w:left="934" w:hanging="348"/>
      </w:pPr>
      <w:rPr>
        <w:rFonts w:ascii="Symbol" w:eastAsia="Symbol" w:hAnsi="Symbol" w:cs="Symbol" w:hint="default"/>
        <w:b/>
        <w:bCs/>
        <w:color w:val="EF7E09"/>
        <w:w w:val="99"/>
        <w:sz w:val="20"/>
        <w:szCs w:val="20"/>
        <w:lang w:val="fr-FR" w:eastAsia="en-US" w:bidi="ar-SA"/>
      </w:rPr>
    </w:lvl>
    <w:lvl w:ilvl="1" w:tplc="B3F0AE4C">
      <w:numFmt w:val="bullet"/>
      <w:lvlText w:val="•"/>
      <w:lvlJc w:val="left"/>
      <w:pPr>
        <w:ind w:left="1786" w:hanging="348"/>
      </w:pPr>
      <w:rPr>
        <w:rFonts w:hint="default"/>
        <w:lang w:val="fr-FR" w:eastAsia="en-US" w:bidi="ar-SA"/>
      </w:rPr>
    </w:lvl>
    <w:lvl w:ilvl="2" w:tplc="3AF07F1A">
      <w:numFmt w:val="bullet"/>
      <w:lvlText w:val="•"/>
      <w:lvlJc w:val="left"/>
      <w:pPr>
        <w:ind w:left="2632" w:hanging="348"/>
      </w:pPr>
      <w:rPr>
        <w:rFonts w:hint="default"/>
        <w:lang w:val="fr-FR" w:eastAsia="en-US" w:bidi="ar-SA"/>
      </w:rPr>
    </w:lvl>
    <w:lvl w:ilvl="3" w:tplc="8C88CDEE">
      <w:numFmt w:val="bullet"/>
      <w:lvlText w:val="•"/>
      <w:lvlJc w:val="left"/>
      <w:pPr>
        <w:ind w:left="3479" w:hanging="348"/>
      </w:pPr>
      <w:rPr>
        <w:rFonts w:hint="default"/>
        <w:lang w:val="fr-FR" w:eastAsia="en-US" w:bidi="ar-SA"/>
      </w:rPr>
    </w:lvl>
    <w:lvl w:ilvl="4" w:tplc="D1E2600C">
      <w:numFmt w:val="bullet"/>
      <w:lvlText w:val="•"/>
      <w:lvlJc w:val="left"/>
      <w:pPr>
        <w:ind w:left="4325" w:hanging="348"/>
      </w:pPr>
      <w:rPr>
        <w:rFonts w:hint="default"/>
        <w:lang w:val="fr-FR" w:eastAsia="en-US" w:bidi="ar-SA"/>
      </w:rPr>
    </w:lvl>
    <w:lvl w:ilvl="5" w:tplc="330A86EA">
      <w:numFmt w:val="bullet"/>
      <w:lvlText w:val="•"/>
      <w:lvlJc w:val="left"/>
      <w:pPr>
        <w:ind w:left="5172" w:hanging="348"/>
      </w:pPr>
      <w:rPr>
        <w:rFonts w:hint="default"/>
        <w:lang w:val="fr-FR" w:eastAsia="en-US" w:bidi="ar-SA"/>
      </w:rPr>
    </w:lvl>
    <w:lvl w:ilvl="6" w:tplc="60C4DE0E">
      <w:numFmt w:val="bullet"/>
      <w:lvlText w:val="•"/>
      <w:lvlJc w:val="left"/>
      <w:pPr>
        <w:ind w:left="6018" w:hanging="348"/>
      </w:pPr>
      <w:rPr>
        <w:rFonts w:hint="default"/>
        <w:lang w:val="fr-FR" w:eastAsia="en-US" w:bidi="ar-SA"/>
      </w:rPr>
    </w:lvl>
    <w:lvl w:ilvl="7" w:tplc="4EA20914">
      <w:numFmt w:val="bullet"/>
      <w:lvlText w:val="•"/>
      <w:lvlJc w:val="left"/>
      <w:pPr>
        <w:ind w:left="6864" w:hanging="348"/>
      </w:pPr>
      <w:rPr>
        <w:rFonts w:hint="default"/>
        <w:lang w:val="fr-FR" w:eastAsia="en-US" w:bidi="ar-SA"/>
      </w:rPr>
    </w:lvl>
    <w:lvl w:ilvl="8" w:tplc="953486C2">
      <w:numFmt w:val="bullet"/>
      <w:lvlText w:val="•"/>
      <w:lvlJc w:val="left"/>
      <w:pPr>
        <w:ind w:left="7711" w:hanging="348"/>
      </w:pPr>
      <w:rPr>
        <w:rFonts w:hint="default"/>
        <w:lang w:val="fr-FR" w:eastAsia="en-US" w:bidi="ar-SA"/>
      </w:rPr>
    </w:lvl>
  </w:abstractNum>
  <w:abstractNum w:abstractNumId="19" w15:restartNumberingAfterBreak="0">
    <w:nsid w:val="4A002790"/>
    <w:multiLevelType w:val="hybridMultilevel"/>
    <w:tmpl w:val="10D2A75C"/>
    <w:lvl w:ilvl="0" w:tplc="0CFA57D4">
      <w:numFmt w:val="bullet"/>
      <w:lvlText w:val="-"/>
      <w:lvlJc w:val="left"/>
      <w:pPr>
        <w:ind w:left="1036" w:hanging="123"/>
      </w:pPr>
      <w:rPr>
        <w:rFonts w:ascii="Arial" w:eastAsia="Arial" w:hAnsi="Arial" w:cs="Arial" w:hint="default"/>
        <w:color w:val="57575A"/>
        <w:w w:val="99"/>
        <w:sz w:val="20"/>
        <w:szCs w:val="20"/>
        <w:lang w:val="fr-FR" w:eastAsia="en-US" w:bidi="ar-SA"/>
      </w:rPr>
    </w:lvl>
    <w:lvl w:ilvl="1" w:tplc="F3B04CAC">
      <w:numFmt w:val="bullet"/>
      <w:lvlText w:val=""/>
      <w:lvlJc w:val="left"/>
      <w:pPr>
        <w:ind w:left="1622" w:hanging="348"/>
      </w:pPr>
      <w:rPr>
        <w:rFonts w:ascii="Wingdings" w:eastAsia="Wingdings" w:hAnsi="Wingdings" w:cs="Wingdings" w:hint="default"/>
        <w:color w:val="EC7C30"/>
        <w:w w:val="99"/>
        <w:sz w:val="20"/>
        <w:szCs w:val="20"/>
        <w:lang w:val="fr-FR" w:eastAsia="en-US" w:bidi="ar-SA"/>
      </w:rPr>
    </w:lvl>
    <w:lvl w:ilvl="2" w:tplc="E3D045E4">
      <w:numFmt w:val="bullet"/>
      <w:lvlText w:val="•"/>
      <w:lvlJc w:val="left"/>
      <w:pPr>
        <w:ind w:left="2656" w:hanging="348"/>
      </w:pPr>
      <w:rPr>
        <w:rFonts w:hint="default"/>
        <w:lang w:val="fr-FR" w:eastAsia="en-US" w:bidi="ar-SA"/>
      </w:rPr>
    </w:lvl>
    <w:lvl w:ilvl="3" w:tplc="88B2B130">
      <w:numFmt w:val="bullet"/>
      <w:lvlText w:val="•"/>
      <w:lvlJc w:val="left"/>
      <w:pPr>
        <w:ind w:left="3692" w:hanging="348"/>
      </w:pPr>
      <w:rPr>
        <w:rFonts w:hint="default"/>
        <w:lang w:val="fr-FR" w:eastAsia="en-US" w:bidi="ar-SA"/>
      </w:rPr>
    </w:lvl>
    <w:lvl w:ilvl="4" w:tplc="15141140">
      <w:numFmt w:val="bullet"/>
      <w:lvlText w:val="•"/>
      <w:lvlJc w:val="left"/>
      <w:pPr>
        <w:ind w:left="4728" w:hanging="348"/>
      </w:pPr>
      <w:rPr>
        <w:rFonts w:hint="default"/>
        <w:lang w:val="fr-FR" w:eastAsia="en-US" w:bidi="ar-SA"/>
      </w:rPr>
    </w:lvl>
    <w:lvl w:ilvl="5" w:tplc="1A1E6F9C">
      <w:numFmt w:val="bullet"/>
      <w:lvlText w:val="•"/>
      <w:lvlJc w:val="left"/>
      <w:pPr>
        <w:ind w:left="5764" w:hanging="348"/>
      </w:pPr>
      <w:rPr>
        <w:rFonts w:hint="default"/>
        <w:lang w:val="fr-FR" w:eastAsia="en-US" w:bidi="ar-SA"/>
      </w:rPr>
    </w:lvl>
    <w:lvl w:ilvl="6" w:tplc="3CD07806">
      <w:numFmt w:val="bullet"/>
      <w:lvlText w:val="•"/>
      <w:lvlJc w:val="left"/>
      <w:pPr>
        <w:ind w:left="6800" w:hanging="348"/>
      </w:pPr>
      <w:rPr>
        <w:rFonts w:hint="default"/>
        <w:lang w:val="fr-FR" w:eastAsia="en-US" w:bidi="ar-SA"/>
      </w:rPr>
    </w:lvl>
    <w:lvl w:ilvl="7" w:tplc="07964288">
      <w:numFmt w:val="bullet"/>
      <w:lvlText w:val="•"/>
      <w:lvlJc w:val="left"/>
      <w:pPr>
        <w:ind w:left="7836" w:hanging="348"/>
      </w:pPr>
      <w:rPr>
        <w:rFonts w:hint="default"/>
        <w:lang w:val="fr-FR" w:eastAsia="en-US" w:bidi="ar-SA"/>
      </w:rPr>
    </w:lvl>
    <w:lvl w:ilvl="8" w:tplc="C4CE8DFA">
      <w:numFmt w:val="bullet"/>
      <w:lvlText w:val="•"/>
      <w:lvlJc w:val="left"/>
      <w:pPr>
        <w:ind w:left="8872" w:hanging="348"/>
      </w:pPr>
      <w:rPr>
        <w:rFonts w:hint="default"/>
        <w:lang w:val="fr-FR" w:eastAsia="en-US" w:bidi="ar-SA"/>
      </w:rPr>
    </w:lvl>
  </w:abstractNum>
  <w:abstractNum w:abstractNumId="20" w15:restartNumberingAfterBreak="0">
    <w:nsid w:val="4CEB29F7"/>
    <w:multiLevelType w:val="multilevel"/>
    <w:tmpl w:val="2E665506"/>
    <w:name w:val="OutlineBullets"/>
    <w:lvl w:ilvl="0">
      <w:start w:val="1"/>
      <w:numFmt w:val="bullet"/>
      <w:lvlRestart w:val="0"/>
      <w:pStyle w:val="Listepuces"/>
      <w:lvlText w:val=""/>
      <w:lvlJc w:val="left"/>
      <w:pPr>
        <w:tabs>
          <w:tab w:val="num" w:pos="562"/>
        </w:tabs>
        <w:ind w:left="562" w:hanging="332"/>
      </w:pPr>
      <w:rPr>
        <w:rFonts w:ascii="Symbol" w:hAnsi="Symbol" w:hint="default"/>
      </w:rPr>
    </w:lvl>
    <w:lvl w:ilvl="1">
      <w:start w:val="1"/>
      <w:numFmt w:val="bullet"/>
      <w:pStyle w:val="Listepuces2"/>
      <w:lvlText w:val="¡"/>
      <w:lvlJc w:val="left"/>
      <w:pPr>
        <w:tabs>
          <w:tab w:val="num" w:pos="1181"/>
        </w:tabs>
        <w:ind w:left="1181" w:hanging="346"/>
      </w:pPr>
      <w:rPr>
        <w:rFonts w:ascii="Wingdings" w:hAnsi="Wingdings" w:hint="default"/>
        <w:sz w:val="14"/>
      </w:rPr>
    </w:lvl>
    <w:lvl w:ilvl="2">
      <w:start w:val="1"/>
      <w:numFmt w:val="bullet"/>
      <w:pStyle w:val="Listepuces3"/>
      <w:lvlText w:val="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4"/>
      </w:rPr>
    </w:lvl>
    <w:lvl w:ilvl="3">
      <w:start w:val="1"/>
      <w:numFmt w:val="bullet"/>
      <w:pStyle w:val="Listepuces4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>
      <w:start w:val="1"/>
      <w:numFmt w:val="bullet"/>
      <w:lvlRestart w:val="3"/>
      <w:pStyle w:val="Listepuces5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5292666F"/>
    <w:multiLevelType w:val="hybridMultilevel"/>
    <w:tmpl w:val="CA548000"/>
    <w:lvl w:ilvl="0" w:tplc="20720BEC">
      <w:start w:val="1"/>
      <w:numFmt w:val="decimal"/>
      <w:lvlText w:val="%1"/>
      <w:lvlJc w:val="left"/>
      <w:pPr>
        <w:ind w:left="1245" w:hanging="88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B0379A"/>
    <w:multiLevelType w:val="hybridMultilevel"/>
    <w:tmpl w:val="B246D1E2"/>
    <w:lvl w:ilvl="0" w:tplc="300C0001">
      <w:start w:val="1"/>
      <w:numFmt w:val="bullet"/>
      <w:lvlText w:val=""/>
      <w:lvlJc w:val="left"/>
      <w:pPr>
        <w:ind w:left="1833" w:hanging="360"/>
      </w:pPr>
      <w:rPr>
        <w:rFonts w:ascii="Symbol" w:hAnsi="Symbol" w:hint="default"/>
      </w:rPr>
    </w:lvl>
    <w:lvl w:ilvl="1" w:tplc="300C0003" w:tentative="1">
      <w:start w:val="1"/>
      <w:numFmt w:val="bullet"/>
      <w:lvlText w:val="o"/>
      <w:lvlJc w:val="left"/>
      <w:pPr>
        <w:ind w:left="2553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3273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3993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4713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5433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6153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6873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7593" w:hanging="360"/>
      </w:pPr>
      <w:rPr>
        <w:rFonts w:ascii="Wingdings" w:hAnsi="Wingdings" w:hint="default"/>
      </w:rPr>
    </w:lvl>
  </w:abstractNum>
  <w:abstractNum w:abstractNumId="23" w15:restartNumberingAfterBreak="0">
    <w:nsid w:val="56776AA6"/>
    <w:multiLevelType w:val="hybridMultilevel"/>
    <w:tmpl w:val="3F2015E6"/>
    <w:lvl w:ilvl="0" w:tplc="776C08B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300C0019" w:tentative="1">
      <w:start w:val="1"/>
      <w:numFmt w:val="lowerLetter"/>
      <w:lvlText w:val="%2."/>
      <w:lvlJc w:val="left"/>
      <w:pPr>
        <w:ind w:left="1080" w:hanging="360"/>
      </w:pPr>
    </w:lvl>
    <w:lvl w:ilvl="2" w:tplc="300C001B" w:tentative="1">
      <w:start w:val="1"/>
      <w:numFmt w:val="lowerRoman"/>
      <w:lvlText w:val="%3."/>
      <w:lvlJc w:val="right"/>
      <w:pPr>
        <w:ind w:left="1800" w:hanging="180"/>
      </w:pPr>
    </w:lvl>
    <w:lvl w:ilvl="3" w:tplc="300C000F" w:tentative="1">
      <w:start w:val="1"/>
      <w:numFmt w:val="decimal"/>
      <w:lvlText w:val="%4."/>
      <w:lvlJc w:val="left"/>
      <w:pPr>
        <w:ind w:left="2520" w:hanging="360"/>
      </w:pPr>
    </w:lvl>
    <w:lvl w:ilvl="4" w:tplc="300C0019" w:tentative="1">
      <w:start w:val="1"/>
      <w:numFmt w:val="lowerLetter"/>
      <w:lvlText w:val="%5."/>
      <w:lvlJc w:val="left"/>
      <w:pPr>
        <w:ind w:left="3240" w:hanging="360"/>
      </w:pPr>
    </w:lvl>
    <w:lvl w:ilvl="5" w:tplc="300C001B" w:tentative="1">
      <w:start w:val="1"/>
      <w:numFmt w:val="lowerRoman"/>
      <w:lvlText w:val="%6."/>
      <w:lvlJc w:val="right"/>
      <w:pPr>
        <w:ind w:left="3960" w:hanging="180"/>
      </w:pPr>
    </w:lvl>
    <w:lvl w:ilvl="6" w:tplc="300C000F" w:tentative="1">
      <w:start w:val="1"/>
      <w:numFmt w:val="decimal"/>
      <w:lvlText w:val="%7."/>
      <w:lvlJc w:val="left"/>
      <w:pPr>
        <w:ind w:left="4680" w:hanging="360"/>
      </w:pPr>
    </w:lvl>
    <w:lvl w:ilvl="7" w:tplc="300C0019" w:tentative="1">
      <w:start w:val="1"/>
      <w:numFmt w:val="lowerLetter"/>
      <w:lvlText w:val="%8."/>
      <w:lvlJc w:val="left"/>
      <w:pPr>
        <w:ind w:left="5400" w:hanging="360"/>
      </w:pPr>
    </w:lvl>
    <w:lvl w:ilvl="8" w:tplc="3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8516FC4"/>
    <w:multiLevelType w:val="hybridMultilevel"/>
    <w:tmpl w:val="3F2015E6"/>
    <w:lvl w:ilvl="0" w:tplc="FFFFFFFF">
      <w:start w:val="1"/>
      <w:numFmt w:val="decimal"/>
      <w:lvlText w:val="%1-"/>
      <w:lvlJc w:val="left"/>
      <w:pPr>
        <w:ind w:left="5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80" w:hanging="360"/>
      </w:pPr>
    </w:lvl>
    <w:lvl w:ilvl="2" w:tplc="FFFFFFFF" w:tentative="1">
      <w:start w:val="1"/>
      <w:numFmt w:val="lowerRoman"/>
      <w:lvlText w:val="%3."/>
      <w:lvlJc w:val="right"/>
      <w:pPr>
        <w:ind w:left="2000" w:hanging="180"/>
      </w:pPr>
    </w:lvl>
    <w:lvl w:ilvl="3" w:tplc="FFFFFFFF" w:tentative="1">
      <w:start w:val="1"/>
      <w:numFmt w:val="decimal"/>
      <w:lvlText w:val="%4."/>
      <w:lvlJc w:val="left"/>
      <w:pPr>
        <w:ind w:left="2720" w:hanging="360"/>
      </w:pPr>
    </w:lvl>
    <w:lvl w:ilvl="4" w:tplc="FFFFFFFF" w:tentative="1">
      <w:start w:val="1"/>
      <w:numFmt w:val="lowerLetter"/>
      <w:lvlText w:val="%5."/>
      <w:lvlJc w:val="left"/>
      <w:pPr>
        <w:ind w:left="3440" w:hanging="360"/>
      </w:pPr>
    </w:lvl>
    <w:lvl w:ilvl="5" w:tplc="FFFFFFFF" w:tentative="1">
      <w:start w:val="1"/>
      <w:numFmt w:val="lowerRoman"/>
      <w:lvlText w:val="%6."/>
      <w:lvlJc w:val="right"/>
      <w:pPr>
        <w:ind w:left="4160" w:hanging="180"/>
      </w:pPr>
    </w:lvl>
    <w:lvl w:ilvl="6" w:tplc="FFFFFFFF" w:tentative="1">
      <w:start w:val="1"/>
      <w:numFmt w:val="decimal"/>
      <w:lvlText w:val="%7."/>
      <w:lvlJc w:val="left"/>
      <w:pPr>
        <w:ind w:left="4880" w:hanging="360"/>
      </w:pPr>
    </w:lvl>
    <w:lvl w:ilvl="7" w:tplc="FFFFFFFF" w:tentative="1">
      <w:start w:val="1"/>
      <w:numFmt w:val="lowerLetter"/>
      <w:lvlText w:val="%8."/>
      <w:lvlJc w:val="left"/>
      <w:pPr>
        <w:ind w:left="5600" w:hanging="360"/>
      </w:pPr>
    </w:lvl>
    <w:lvl w:ilvl="8" w:tplc="FFFFFFFF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25" w15:restartNumberingAfterBreak="0">
    <w:nsid w:val="5F051DDD"/>
    <w:multiLevelType w:val="hybridMultilevel"/>
    <w:tmpl w:val="C92E99D2"/>
    <w:lvl w:ilvl="0" w:tplc="300C0001">
      <w:start w:val="1"/>
      <w:numFmt w:val="bullet"/>
      <w:lvlText w:val=""/>
      <w:lvlJc w:val="left"/>
      <w:pPr>
        <w:ind w:left="1280" w:hanging="360"/>
      </w:pPr>
      <w:rPr>
        <w:rFonts w:ascii="Symbol" w:hAnsi="Symbol" w:hint="default"/>
      </w:rPr>
    </w:lvl>
    <w:lvl w:ilvl="1" w:tplc="300C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26" w15:restartNumberingAfterBreak="0">
    <w:nsid w:val="62727318"/>
    <w:multiLevelType w:val="hybridMultilevel"/>
    <w:tmpl w:val="52E0C61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2B25BD"/>
    <w:multiLevelType w:val="multilevel"/>
    <w:tmpl w:val="51E65540"/>
    <w:name w:val="OutlineNotes"/>
    <w:lvl w:ilvl="0">
      <w:start w:val="1"/>
      <w:numFmt w:val="none"/>
      <w:lvlRestart w:val="0"/>
      <w:suff w:val="nothing"/>
      <w:lvlText w:val=""/>
      <w:lvlJc w:val="right"/>
      <w:pPr>
        <w:ind w:left="432" w:hanging="432"/>
      </w:pPr>
    </w:lvl>
    <w:lvl w:ilvl="1">
      <w:start w:val="1"/>
      <w:numFmt w:val="decimal"/>
      <w:lvlText w:val="%2."/>
      <w:lvlJc w:val="right"/>
      <w:pPr>
        <w:tabs>
          <w:tab w:val="num" w:pos="1800"/>
        </w:tabs>
        <w:ind w:left="1800" w:hanging="216"/>
      </w:pPr>
    </w:lvl>
    <w:lvl w:ilvl="2">
      <w:start w:val="1"/>
      <w:numFmt w:val="none"/>
      <w:suff w:val="nothing"/>
      <w:lvlText w:val=""/>
      <w:lvlJc w:val="right"/>
      <w:pPr>
        <w:ind w:left="432" w:hanging="432"/>
      </w:pPr>
    </w:lvl>
    <w:lvl w:ilvl="3">
      <w:start w:val="1"/>
      <w:numFmt w:val="lowerLetter"/>
      <w:lvlText w:val="%4."/>
      <w:lvlJc w:val="right"/>
      <w:pPr>
        <w:tabs>
          <w:tab w:val="num" w:pos="2520"/>
        </w:tabs>
        <w:ind w:left="2520" w:hanging="187"/>
      </w:pPr>
    </w:lvl>
    <w:lvl w:ilvl="4">
      <w:start w:val="1"/>
      <w:numFmt w:val="lowerRoman"/>
      <w:lvlText w:val="%5."/>
      <w:lvlJc w:val="right"/>
      <w:pPr>
        <w:tabs>
          <w:tab w:val="num" w:pos="3240"/>
        </w:tabs>
        <w:ind w:left="3240" w:hanging="187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64780F9C"/>
    <w:multiLevelType w:val="hybridMultilevel"/>
    <w:tmpl w:val="26BEBCA4"/>
    <w:lvl w:ilvl="0" w:tplc="300C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300C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29" w15:restartNumberingAfterBreak="0">
    <w:nsid w:val="651C1CBB"/>
    <w:multiLevelType w:val="hybridMultilevel"/>
    <w:tmpl w:val="EA4E7128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407047"/>
    <w:multiLevelType w:val="hybridMultilevel"/>
    <w:tmpl w:val="4190814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99400E"/>
    <w:multiLevelType w:val="hybridMultilevel"/>
    <w:tmpl w:val="54383B4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BE5BBB"/>
    <w:multiLevelType w:val="hybridMultilevel"/>
    <w:tmpl w:val="81AC0104"/>
    <w:lvl w:ilvl="0" w:tplc="886C05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BD1D07"/>
    <w:multiLevelType w:val="hybridMultilevel"/>
    <w:tmpl w:val="AC84CA22"/>
    <w:lvl w:ilvl="0" w:tplc="F0601D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DE5846"/>
    <w:multiLevelType w:val="hybridMultilevel"/>
    <w:tmpl w:val="CBEA73DC"/>
    <w:lvl w:ilvl="0" w:tplc="87CE56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EE6EEA"/>
    <w:multiLevelType w:val="hybridMultilevel"/>
    <w:tmpl w:val="CBEA73DC"/>
    <w:lvl w:ilvl="0" w:tplc="87CE56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08520C"/>
    <w:multiLevelType w:val="hybridMultilevel"/>
    <w:tmpl w:val="A9A4A774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F2B745B"/>
    <w:multiLevelType w:val="hybridMultilevel"/>
    <w:tmpl w:val="0B1C6E64"/>
    <w:lvl w:ilvl="0" w:tplc="040C0003">
      <w:start w:val="1"/>
      <w:numFmt w:val="bullet"/>
      <w:lvlText w:val="o"/>
      <w:lvlJc w:val="left"/>
      <w:pPr>
        <w:ind w:left="188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0"/>
  </w:num>
  <w:num w:numId="3">
    <w:abstractNumId w:val="33"/>
  </w:num>
  <w:num w:numId="4">
    <w:abstractNumId w:val="21"/>
  </w:num>
  <w:num w:numId="5">
    <w:abstractNumId w:val="9"/>
  </w:num>
  <w:num w:numId="6">
    <w:abstractNumId w:val="28"/>
  </w:num>
  <w:num w:numId="7">
    <w:abstractNumId w:val="8"/>
  </w:num>
  <w:num w:numId="8">
    <w:abstractNumId w:val="22"/>
  </w:num>
  <w:num w:numId="9">
    <w:abstractNumId w:val="15"/>
  </w:num>
  <w:num w:numId="10">
    <w:abstractNumId w:val="19"/>
  </w:num>
  <w:num w:numId="11">
    <w:abstractNumId w:val="18"/>
  </w:num>
  <w:num w:numId="12">
    <w:abstractNumId w:val="5"/>
  </w:num>
  <w:num w:numId="13">
    <w:abstractNumId w:val="23"/>
  </w:num>
  <w:num w:numId="14">
    <w:abstractNumId w:val="25"/>
  </w:num>
  <w:num w:numId="15">
    <w:abstractNumId w:val="34"/>
  </w:num>
  <w:num w:numId="16">
    <w:abstractNumId w:val="35"/>
  </w:num>
  <w:num w:numId="17">
    <w:abstractNumId w:val="16"/>
  </w:num>
  <w:num w:numId="18">
    <w:abstractNumId w:val="2"/>
  </w:num>
  <w:num w:numId="19">
    <w:abstractNumId w:val="32"/>
  </w:num>
  <w:num w:numId="20">
    <w:abstractNumId w:val="29"/>
  </w:num>
  <w:num w:numId="21">
    <w:abstractNumId w:val="17"/>
  </w:num>
  <w:num w:numId="22">
    <w:abstractNumId w:val="13"/>
  </w:num>
  <w:num w:numId="23">
    <w:abstractNumId w:val="30"/>
  </w:num>
  <w:num w:numId="24">
    <w:abstractNumId w:val="1"/>
  </w:num>
  <w:num w:numId="25">
    <w:abstractNumId w:val="36"/>
  </w:num>
  <w:num w:numId="26">
    <w:abstractNumId w:val="12"/>
  </w:num>
  <w:num w:numId="27">
    <w:abstractNumId w:val="14"/>
  </w:num>
  <w:num w:numId="28">
    <w:abstractNumId w:val="31"/>
  </w:num>
  <w:num w:numId="29">
    <w:abstractNumId w:val="3"/>
  </w:num>
  <w:num w:numId="30">
    <w:abstractNumId w:val="26"/>
  </w:num>
  <w:num w:numId="31">
    <w:abstractNumId w:val="4"/>
  </w:num>
  <w:num w:numId="32">
    <w:abstractNumId w:val="37"/>
  </w:num>
  <w:num w:numId="33">
    <w:abstractNumId w:val="6"/>
  </w:num>
  <w:num w:numId="34">
    <w:abstractNumId w:val="24"/>
  </w:num>
  <w:num w:numId="35">
    <w:abstractNumId w:val="0"/>
  </w:num>
  <w:num w:numId="36">
    <w:abstractNumId w:val="11"/>
  </w:num>
  <w:num w:numId="37">
    <w:abstractNumId w:val="10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lg Dlg">
    <w15:presenceInfo w15:providerId="Windows Live" w15:userId="ceab45db6ecc409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hyphenationZone w:val="425"/>
  <w:characterSpacingControl w:val="doNotCompress"/>
  <w:hdrShapeDefaults>
    <o:shapedefaults v:ext="edit" spidmax="2050">
      <o:colormru v:ext="edit" colors="#66669d,#7a7aaa,#8a8ab4,#64719c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C2C"/>
    <w:rsid w:val="00002C6D"/>
    <w:rsid w:val="00010713"/>
    <w:rsid w:val="00012F23"/>
    <w:rsid w:val="0001434B"/>
    <w:rsid w:val="000150DF"/>
    <w:rsid w:val="00020257"/>
    <w:rsid w:val="00031860"/>
    <w:rsid w:val="00040EFA"/>
    <w:rsid w:val="00041EFD"/>
    <w:rsid w:val="00053D73"/>
    <w:rsid w:val="0007779F"/>
    <w:rsid w:val="000805CB"/>
    <w:rsid w:val="0008613B"/>
    <w:rsid w:val="00086F8A"/>
    <w:rsid w:val="00091DDA"/>
    <w:rsid w:val="00093477"/>
    <w:rsid w:val="000961D1"/>
    <w:rsid w:val="000A1AC5"/>
    <w:rsid w:val="000B31D3"/>
    <w:rsid w:val="000C7BC4"/>
    <w:rsid w:val="000E0763"/>
    <w:rsid w:val="000E4650"/>
    <w:rsid w:val="00100FDF"/>
    <w:rsid w:val="001024FA"/>
    <w:rsid w:val="001031ED"/>
    <w:rsid w:val="001224DB"/>
    <w:rsid w:val="0012352C"/>
    <w:rsid w:val="001267DE"/>
    <w:rsid w:val="0014153C"/>
    <w:rsid w:val="00142580"/>
    <w:rsid w:val="00145708"/>
    <w:rsid w:val="0014772C"/>
    <w:rsid w:val="00150EA5"/>
    <w:rsid w:val="00155CED"/>
    <w:rsid w:val="001637F7"/>
    <w:rsid w:val="001918FB"/>
    <w:rsid w:val="00197ABE"/>
    <w:rsid w:val="001A4A31"/>
    <w:rsid w:val="001D16E1"/>
    <w:rsid w:val="001E1A50"/>
    <w:rsid w:val="001F1555"/>
    <w:rsid w:val="0020096A"/>
    <w:rsid w:val="002019B6"/>
    <w:rsid w:val="00204F41"/>
    <w:rsid w:val="00206365"/>
    <w:rsid w:val="002155F8"/>
    <w:rsid w:val="00225EF5"/>
    <w:rsid w:val="00245CF2"/>
    <w:rsid w:val="002467C1"/>
    <w:rsid w:val="00257FB3"/>
    <w:rsid w:val="00275B52"/>
    <w:rsid w:val="00280D30"/>
    <w:rsid w:val="002901FC"/>
    <w:rsid w:val="002A482D"/>
    <w:rsid w:val="002D1BB2"/>
    <w:rsid w:val="002F6778"/>
    <w:rsid w:val="00300986"/>
    <w:rsid w:val="00322509"/>
    <w:rsid w:val="00332BD1"/>
    <w:rsid w:val="003748DC"/>
    <w:rsid w:val="00375098"/>
    <w:rsid w:val="0038520A"/>
    <w:rsid w:val="00387E72"/>
    <w:rsid w:val="00393571"/>
    <w:rsid w:val="003A18CF"/>
    <w:rsid w:val="003D56E4"/>
    <w:rsid w:val="003F5594"/>
    <w:rsid w:val="003F729E"/>
    <w:rsid w:val="003F73F1"/>
    <w:rsid w:val="00404C4A"/>
    <w:rsid w:val="00405BE4"/>
    <w:rsid w:val="00420C9A"/>
    <w:rsid w:val="0047146B"/>
    <w:rsid w:val="00485594"/>
    <w:rsid w:val="004A6A7E"/>
    <w:rsid w:val="004A7AA7"/>
    <w:rsid w:val="004B6F72"/>
    <w:rsid w:val="004D452D"/>
    <w:rsid w:val="004E21C3"/>
    <w:rsid w:val="00504F72"/>
    <w:rsid w:val="00520556"/>
    <w:rsid w:val="00520641"/>
    <w:rsid w:val="00527033"/>
    <w:rsid w:val="00551C8E"/>
    <w:rsid w:val="00577883"/>
    <w:rsid w:val="005943B3"/>
    <w:rsid w:val="00597C6C"/>
    <w:rsid w:val="005A6F14"/>
    <w:rsid w:val="005A71D9"/>
    <w:rsid w:val="005B2469"/>
    <w:rsid w:val="005B2658"/>
    <w:rsid w:val="005C5427"/>
    <w:rsid w:val="005C59BD"/>
    <w:rsid w:val="005D14E9"/>
    <w:rsid w:val="006069F1"/>
    <w:rsid w:val="00607EC9"/>
    <w:rsid w:val="006122A8"/>
    <w:rsid w:val="00614616"/>
    <w:rsid w:val="006148D6"/>
    <w:rsid w:val="00640B51"/>
    <w:rsid w:val="006545D6"/>
    <w:rsid w:val="00655D7B"/>
    <w:rsid w:val="0067444B"/>
    <w:rsid w:val="0067595E"/>
    <w:rsid w:val="00677682"/>
    <w:rsid w:val="00677AB4"/>
    <w:rsid w:val="006808AE"/>
    <w:rsid w:val="00686B9A"/>
    <w:rsid w:val="00687E8D"/>
    <w:rsid w:val="00696897"/>
    <w:rsid w:val="006A3FF6"/>
    <w:rsid w:val="006C69B4"/>
    <w:rsid w:val="006D303B"/>
    <w:rsid w:val="006D7E7E"/>
    <w:rsid w:val="006E2583"/>
    <w:rsid w:val="00701899"/>
    <w:rsid w:val="0074549D"/>
    <w:rsid w:val="00771004"/>
    <w:rsid w:val="00773091"/>
    <w:rsid w:val="00777429"/>
    <w:rsid w:val="00782E8D"/>
    <w:rsid w:val="0078356C"/>
    <w:rsid w:val="00796A58"/>
    <w:rsid w:val="007B10CF"/>
    <w:rsid w:val="007E5831"/>
    <w:rsid w:val="007F1103"/>
    <w:rsid w:val="007F35E5"/>
    <w:rsid w:val="00817CC0"/>
    <w:rsid w:val="00821DD2"/>
    <w:rsid w:val="008260D3"/>
    <w:rsid w:val="0083528E"/>
    <w:rsid w:val="00836C5C"/>
    <w:rsid w:val="00853C63"/>
    <w:rsid w:val="00863CC4"/>
    <w:rsid w:val="008677C0"/>
    <w:rsid w:val="00881287"/>
    <w:rsid w:val="00882605"/>
    <w:rsid w:val="0088549B"/>
    <w:rsid w:val="008964A3"/>
    <w:rsid w:val="008B00A2"/>
    <w:rsid w:val="008C08D4"/>
    <w:rsid w:val="008C71A3"/>
    <w:rsid w:val="008D4494"/>
    <w:rsid w:val="008F0149"/>
    <w:rsid w:val="00922FF1"/>
    <w:rsid w:val="00924E40"/>
    <w:rsid w:val="009360CF"/>
    <w:rsid w:val="0093652B"/>
    <w:rsid w:val="0093780B"/>
    <w:rsid w:val="00956638"/>
    <w:rsid w:val="009566E9"/>
    <w:rsid w:val="00976A6F"/>
    <w:rsid w:val="009965FD"/>
    <w:rsid w:val="009B7775"/>
    <w:rsid w:val="009C56E7"/>
    <w:rsid w:val="009D3F76"/>
    <w:rsid w:val="009F4013"/>
    <w:rsid w:val="009F4C9D"/>
    <w:rsid w:val="00A153BD"/>
    <w:rsid w:val="00A23CB4"/>
    <w:rsid w:val="00A23DA4"/>
    <w:rsid w:val="00A34ECB"/>
    <w:rsid w:val="00A672EE"/>
    <w:rsid w:val="00A704D6"/>
    <w:rsid w:val="00A71418"/>
    <w:rsid w:val="00A83307"/>
    <w:rsid w:val="00A87184"/>
    <w:rsid w:val="00A95E55"/>
    <w:rsid w:val="00AC43EC"/>
    <w:rsid w:val="00AC7DA0"/>
    <w:rsid w:val="00AD07F0"/>
    <w:rsid w:val="00AE13B4"/>
    <w:rsid w:val="00AE176F"/>
    <w:rsid w:val="00AF2E14"/>
    <w:rsid w:val="00AF4F86"/>
    <w:rsid w:val="00B26B9B"/>
    <w:rsid w:val="00B26D8F"/>
    <w:rsid w:val="00B313CC"/>
    <w:rsid w:val="00B552AD"/>
    <w:rsid w:val="00B60D03"/>
    <w:rsid w:val="00B7006E"/>
    <w:rsid w:val="00B72ECD"/>
    <w:rsid w:val="00B80A61"/>
    <w:rsid w:val="00B90BCE"/>
    <w:rsid w:val="00B9548B"/>
    <w:rsid w:val="00BB01AE"/>
    <w:rsid w:val="00BF06DB"/>
    <w:rsid w:val="00BF2C0A"/>
    <w:rsid w:val="00C0357A"/>
    <w:rsid w:val="00C03FE0"/>
    <w:rsid w:val="00C23404"/>
    <w:rsid w:val="00C604AA"/>
    <w:rsid w:val="00C61A88"/>
    <w:rsid w:val="00C853D7"/>
    <w:rsid w:val="00C86E28"/>
    <w:rsid w:val="00CA688D"/>
    <w:rsid w:val="00CA7AD0"/>
    <w:rsid w:val="00CB6598"/>
    <w:rsid w:val="00CC1F6A"/>
    <w:rsid w:val="00CD2DF0"/>
    <w:rsid w:val="00CD514F"/>
    <w:rsid w:val="00CE24BB"/>
    <w:rsid w:val="00CE502B"/>
    <w:rsid w:val="00CF19FC"/>
    <w:rsid w:val="00D01055"/>
    <w:rsid w:val="00D01CA4"/>
    <w:rsid w:val="00D17997"/>
    <w:rsid w:val="00D37015"/>
    <w:rsid w:val="00D40F94"/>
    <w:rsid w:val="00D43FD3"/>
    <w:rsid w:val="00D53E53"/>
    <w:rsid w:val="00D70201"/>
    <w:rsid w:val="00DB3953"/>
    <w:rsid w:val="00DB55F2"/>
    <w:rsid w:val="00DD2D80"/>
    <w:rsid w:val="00DD438F"/>
    <w:rsid w:val="00DD6B8F"/>
    <w:rsid w:val="00DE4111"/>
    <w:rsid w:val="00E0430F"/>
    <w:rsid w:val="00E17224"/>
    <w:rsid w:val="00E26D1B"/>
    <w:rsid w:val="00E27527"/>
    <w:rsid w:val="00E32C18"/>
    <w:rsid w:val="00E40DC2"/>
    <w:rsid w:val="00E53F50"/>
    <w:rsid w:val="00E61BE9"/>
    <w:rsid w:val="00E6457B"/>
    <w:rsid w:val="00E71C2C"/>
    <w:rsid w:val="00E979F3"/>
    <w:rsid w:val="00EA4EB3"/>
    <w:rsid w:val="00ED60C8"/>
    <w:rsid w:val="00EE1516"/>
    <w:rsid w:val="00EF2545"/>
    <w:rsid w:val="00EF3E96"/>
    <w:rsid w:val="00F03707"/>
    <w:rsid w:val="00F044F0"/>
    <w:rsid w:val="00F05C79"/>
    <w:rsid w:val="00F226BF"/>
    <w:rsid w:val="00F24650"/>
    <w:rsid w:val="00F416BD"/>
    <w:rsid w:val="00F42482"/>
    <w:rsid w:val="00F523D4"/>
    <w:rsid w:val="00F52443"/>
    <w:rsid w:val="00F52E12"/>
    <w:rsid w:val="00F549D8"/>
    <w:rsid w:val="00F6634D"/>
    <w:rsid w:val="00FA259B"/>
    <w:rsid w:val="00FA5EB0"/>
    <w:rsid w:val="00FD21BD"/>
    <w:rsid w:val="00FD636E"/>
    <w:rsid w:val="00FE35D9"/>
    <w:rsid w:val="00FF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66669d,#7a7aaa,#8a8ab4,#64719c"/>
    </o:shapedefaults>
    <o:shapelayout v:ext="edit">
      <o:idmap v:ext="edit" data="2"/>
    </o:shapelayout>
  </w:shapeDefaults>
  <w:decimalSymbol w:val=","/>
  <w:listSeparator w:val=";"/>
  <w14:docId w14:val="54F83B3D"/>
  <w15:docId w15:val="{BD2BAE52-47D8-465D-80FE-77E85C754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60" w:after="60"/>
    </w:pPr>
    <w:rPr>
      <w:rFonts w:ascii="Arial" w:hAnsi="Arial" w:cs="Arial"/>
      <w:szCs w:val="24"/>
      <w:lang w:val="de-DE" w:eastAsia="ja-JP"/>
    </w:rPr>
  </w:style>
  <w:style w:type="paragraph" w:styleId="Titre1">
    <w:name w:val="heading 1"/>
    <w:basedOn w:val="Normal"/>
    <w:next w:val="Normal"/>
    <w:link w:val="Titre1Car"/>
    <w:qFormat/>
    <w:pPr>
      <w:keepNext/>
      <w:widowControl w:val="0"/>
      <w:outlineLvl w:val="0"/>
    </w:pPr>
    <w:rPr>
      <w:b/>
      <w:color w:val="000080"/>
      <w:sz w:val="36"/>
      <w:szCs w:val="20"/>
      <w:lang w:eastAsia="en-US"/>
    </w:rPr>
  </w:style>
  <w:style w:type="paragraph" w:styleId="Titre2">
    <w:name w:val="heading 2"/>
    <w:basedOn w:val="Titre1"/>
    <w:next w:val="Normal"/>
    <w:qFormat/>
    <w:pPr>
      <w:spacing w:before="240"/>
      <w:outlineLvl w:val="1"/>
    </w:pPr>
    <w:rPr>
      <w:sz w:val="32"/>
    </w:rPr>
  </w:style>
  <w:style w:type="paragraph" w:styleId="Titre3">
    <w:name w:val="heading 3"/>
    <w:basedOn w:val="Titre2"/>
    <w:next w:val="Normal"/>
    <w:link w:val="Titre3Car"/>
    <w:qFormat/>
    <w:pPr>
      <w:spacing w:before="120"/>
      <w:outlineLvl w:val="2"/>
    </w:pPr>
    <w:rPr>
      <w:sz w:val="28"/>
    </w:rPr>
  </w:style>
  <w:style w:type="paragraph" w:styleId="Titre4">
    <w:name w:val="heading 4"/>
    <w:basedOn w:val="Titre3"/>
    <w:next w:val="Normal"/>
    <w:qFormat/>
    <w:pPr>
      <w:outlineLvl w:val="3"/>
    </w:pPr>
    <w:rPr>
      <w:sz w:val="24"/>
    </w:rPr>
  </w:style>
  <w:style w:type="paragraph" w:styleId="Titre5">
    <w:name w:val="heading 5"/>
    <w:basedOn w:val="Titre4"/>
    <w:next w:val="Normal"/>
    <w:qFormat/>
    <w:pPr>
      <w:outlineLvl w:val="4"/>
    </w:pPr>
    <w:rPr>
      <w:sz w:val="20"/>
    </w:rPr>
  </w:style>
  <w:style w:type="paragraph" w:styleId="Titre6">
    <w:name w:val="heading 6"/>
    <w:basedOn w:val="Titre5"/>
    <w:next w:val="Normal"/>
    <w:qFormat/>
    <w:pPr>
      <w:outlineLvl w:val="5"/>
    </w:pPr>
  </w:style>
  <w:style w:type="paragraph" w:styleId="Titre7">
    <w:name w:val="heading 7"/>
    <w:basedOn w:val="Titre6"/>
    <w:next w:val="Normal"/>
    <w:qFormat/>
    <w:pPr>
      <w:outlineLvl w:val="6"/>
    </w:pPr>
  </w:style>
  <w:style w:type="paragraph" w:styleId="Titre8">
    <w:name w:val="heading 8"/>
    <w:basedOn w:val="Titre7"/>
    <w:next w:val="Normal"/>
    <w:qFormat/>
    <w:pPr>
      <w:outlineLvl w:val="7"/>
    </w:pPr>
  </w:style>
  <w:style w:type="paragraph" w:styleId="Titre9">
    <w:name w:val="heading 9"/>
    <w:basedOn w:val="Titre3"/>
    <w:next w:val="Normal"/>
    <w:qFormat/>
    <w:pPr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istenumros">
    <w:name w:val="List Number"/>
    <w:basedOn w:val="Normal"/>
    <w:pPr>
      <w:numPr>
        <w:ilvl w:val="1"/>
        <w:numId w:val="1"/>
      </w:numPr>
    </w:pPr>
  </w:style>
  <w:style w:type="paragraph" w:styleId="Listenumros2">
    <w:name w:val="List Number 2"/>
    <w:basedOn w:val="Normal"/>
    <w:pPr>
      <w:numPr>
        <w:ilvl w:val="3"/>
        <w:numId w:val="1"/>
      </w:numPr>
    </w:pPr>
  </w:style>
  <w:style w:type="paragraph" w:styleId="Listenumros3">
    <w:name w:val="List Number 3"/>
    <w:basedOn w:val="Normal"/>
    <w:pPr>
      <w:numPr>
        <w:ilvl w:val="4"/>
        <w:numId w:val="1"/>
      </w:numPr>
    </w:pPr>
  </w:style>
  <w:style w:type="paragraph" w:styleId="Listepuces">
    <w:name w:val="List Bullet"/>
    <w:basedOn w:val="Normal"/>
    <w:pPr>
      <w:numPr>
        <w:numId w:val="2"/>
      </w:numPr>
    </w:pPr>
  </w:style>
  <w:style w:type="paragraph" w:styleId="Listepuces2">
    <w:name w:val="List Bullet 2"/>
    <w:basedOn w:val="Normal"/>
    <w:pPr>
      <w:numPr>
        <w:ilvl w:val="1"/>
        <w:numId w:val="2"/>
      </w:numPr>
    </w:pPr>
  </w:style>
  <w:style w:type="paragraph" w:styleId="Listepuces3">
    <w:name w:val="List Bullet 3"/>
    <w:basedOn w:val="Normal"/>
    <w:pPr>
      <w:numPr>
        <w:ilvl w:val="2"/>
        <w:numId w:val="2"/>
      </w:numPr>
    </w:pPr>
  </w:style>
  <w:style w:type="paragraph" w:styleId="Lgende">
    <w:name w:val="caption"/>
    <w:basedOn w:val="Normal"/>
    <w:next w:val="Normal"/>
    <w:qFormat/>
    <w:pPr>
      <w:spacing w:before="120" w:after="120"/>
    </w:pPr>
    <w:rPr>
      <w:b/>
      <w:szCs w:val="20"/>
      <w:lang w:eastAsia="en-US"/>
    </w:rPr>
  </w:style>
  <w:style w:type="paragraph" w:styleId="Pieddepage">
    <w:name w:val="footer"/>
    <w:basedOn w:val="Normal"/>
    <w:link w:val="PieddepageCar"/>
    <w:uiPriority w:val="99"/>
    <w:pPr>
      <w:tabs>
        <w:tab w:val="center" w:pos="4703"/>
        <w:tab w:val="right" w:pos="9406"/>
      </w:tabs>
    </w:pPr>
    <w:rPr>
      <w:szCs w:val="20"/>
      <w:lang w:eastAsia="en-US"/>
    </w:rPr>
  </w:style>
  <w:style w:type="paragraph" w:styleId="En-tte">
    <w:name w:val="header"/>
    <w:basedOn w:val="Normal"/>
    <w:pPr>
      <w:tabs>
        <w:tab w:val="center" w:pos="4703"/>
        <w:tab w:val="right" w:pos="9406"/>
      </w:tabs>
    </w:pPr>
    <w:rPr>
      <w:szCs w:val="20"/>
      <w:lang w:eastAsia="en-US"/>
    </w:rPr>
  </w:style>
  <w:style w:type="character" w:styleId="Lienhypertexte">
    <w:name w:val="Hyperlink"/>
    <w:uiPriority w:val="99"/>
    <w:rPr>
      <w:color w:val="0000FF"/>
      <w:u w:val="single"/>
    </w:rPr>
  </w:style>
  <w:style w:type="paragraph" w:styleId="Liste">
    <w:name w:val="List"/>
    <w:basedOn w:val="Normal"/>
    <w:rPr>
      <w:szCs w:val="20"/>
      <w:lang w:eastAsia="en-US"/>
    </w:rPr>
  </w:style>
  <w:style w:type="paragraph" w:styleId="Liste2">
    <w:name w:val="List 2"/>
    <w:basedOn w:val="Normal"/>
    <w:rPr>
      <w:szCs w:val="20"/>
      <w:lang w:eastAsia="en-US"/>
    </w:rPr>
  </w:style>
  <w:style w:type="paragraph" w:styleId="Liste3">
    <w:name w:val="List 3"/>
    <w:basedOn w:val="Normal"/>
    <w:rPr>
      <w:szCs w:val="20"/>
      <w:lang w:eastAsia="en-US"/>
    </w:rPr>
  </w:style>
  <w:style w:type="paragraph" w:customStyle="1" w:styleId="NoteIcon">
    <w:name w:val="Note Icon"/>
    <w:basedOn w:val="Normal"/>
    <w:next w:val="Normal"/>
    <w:pPr>
      <w:keepNext/>
      <w:ind w:left="1181"/>
    </w:pPr>
    <w:rPr>
      <w:szCs w:val="20"/>
      <w:lang w:eastAsia="de-DE"/>
    </w:rPr>
  </w:style>
  <w:style w:type="paragraph" w:customStyle="1" w:styleId="NoteList">
    <w:name w:val="Note List"/>
    <w:basedOn w:val="Liste"/>
    <w:rPr>
      <w:lang w:eastAsia="de-DE"/>
    </w:rPr>
  </w:style>
  <w:style w:type="paragraph" w:customStyle="1" w:styleId="NoteList2">
    <w:name w:val="Note List 2"/>
    <w:basedOn w:val="Normal"/>
    <w:autoRedefine/>
    <w:pPr>
      <w:ind w:left="2520" w:hanging="360"/>
    </w:pPr>
    <w:rPr>
      <w:szCs w:val="20"/>
      <w:lang w:eastAsia="de-DE"/>
    </w:rPr>
  </w:style>
  <w:style w:type="paragraph" w:customStyle="1" w:styleId="NoteListContinue">
    <w:name w:val="Note List Continue"/>
    <w:basedOn w:val="Listecontinue"/>
    <w:pPr>
      <w:ind w:left="1800"/>
    </w:pPr>
    <w:rPr>
      <w:szCs w:val="20"/>
      <w:lang w:eastAsia="de-DE"/>
    </w:rPr>
  </w:style>
  <w:style w:type="paragraph" w:styleId="Listecontinue">
    <w:name w:val="List Continue"/>
    <w:basedOn w:val="Normal"/>
    <w:pPr>
      <w:ind w:left="562"/>
    </w:pPr>
  </w:style>
  <w:style w:type="paragraph" w:customStyle="1" w:styleId="NoteParagraph">
    <w:name w:val="Note Paragraph"/>
    <w:basedOn w:val="Normal"/>
    <w:pPr>
      <w:ind w:left="1181"/>
    </w:pPr>
    <w:rPr>
      <w:szCs w:val="20"/>
      <w:lang w:eastAsia="de-DE"/>
    </w:rPr>
  </w:style>
  <w:style w:type="paragraph" w:styleId="Listecontinue2">
    <w:name w:val="List Continue 2"/>
    <w:basedOn w:val="Normal"/>
    <w:pPr>
      <w:ind w:left="1181"/>
    </w:pPr>
  </w:style>
  <w:style w:type="paragraph" w:customStyle="1" w:styleId="TableHeading">
    <w:name w:val="Table Heading"/>
    <w:basedOn w:val="Normal"/>
    <w:rPr>
      <w:b/>
      <w:szCs w:val="20"/>
      <w:lang w:eastAsia="en-US"/>
    </w:rPr>
  </w:style>
  <w:style w:type="paragraph" w:customStyle="1" w:styleId="TableText">
    <w:name w:val="Table Text"/>
    <w:basedOn w:val="TableHeading"/>
    <w:rPr>
      <w:b w:val="0"/>
    </w:rPr>
  </w:style>
  <w:style w:type="character" w:customStyle="1" w:styleId="Object">
    <w:name w:val="Object"/>
    <w:rPr>
      <w:rFonts w:ascii="Arial" w:hAnsi="Arial"/>
      <w:i/>
      <w:sz w:val="20"/>
    </w:rPr>
  </w:style>
  <w:style w:type="character" w:customStyle="1" w:styleId="UserInput">
    <w:name w:val="User Input"/>
    <w:rPr>
      <w:rFonts w:ascii="Courier New" w:hAnsi="Courier New"/>
      <w:b/>
      <w:sz w:val="20"/>
    </w:rPr>
  </w:style>
  <w:style w:type="paragraph" w:styleId="Listecontinue3">
    <w:name w:val="List Continue 3"/>
    <w:basedOn w:val="Normal"/>
    <w:pPr>
      <w:ind w:left="1800"/>
    </w:pPr>
  </w:style>
  <w:style w:type="character" w:customStyle="1" w:styleId="ScreenOutput">
    <w:name w:val="Screen Output"/>
    <w:rPr>
      <w:rFonts w:ascii="Courier New" w:hAnsi="Courier New"/>
      <w:sz w:val="20"/>
    </w:rPr>
  </w:style>
  <w:style w:type="character" w:customStyle="1" w:styleId="UserKey">
    <w:name w:val="User Key"/>
    <w:rPr>
      <w:rFonts w:ascii="Courier New" w:hAnsi="Courier New"/>
      <w:sz w:val="20"/>
    </w:rPr>
  </w:style>
  <w:style w:type="paragraph" w:styleId="TM1">
    <w:name w:val="toc 1"/>
    <w:basedOn w:val="Normal"/>
    <w:next w:val="Normal"/>
    <w:autoRedefine/>
    <w:uiPriority w:val="39"/>
    <w:rsid w:val="002F7478"/>
    <w:rPr>
      <w:b/>
    </w:rPr>
  </w:style>
  <w:style w:type="paragraph" w:styleId="TM2">
    <w:name w:val="toc 2"/>
    <w:basedOn w:val="Normal"/>
    <w:next w:val="Normal"/>
    <w:autoRedefine/>
    <w:uiPriority w:val="39"/>
    <w:rsid w:val="003748DC"/>
    <w:pPr>
      <w:tabs>
        <w:tab w:val="right" w:leader="dot" w:pos="9629"/>
      </w:tabs>
      <w:ind w:left="200"/>
    </w:pPr>
    <w:rPr>
      <w:rFonts w:asciiTheme="minorHAnsi" w:hAnsiTheme="minorHAnsi" w:cstheme="minorHAnsi"/>
      <w:sz w:val="24"/>
    </w:rPr>
  </w:style>
  <w:style w:type="paragraph" w:customStyle="1" w:styleId="Copyright">
    <w:name w:val="Copyright"/>
    <w:rsid w:val="002F7478"/>
    <w:rPr>
      <w:rFonts w:ascii="Arial" w:hAnsi="Arial"/>
      <w:sz w:val="18"/>
      <w:lang w:val="en-US" w:eastAsia="en-US"/>
    </w:rPr>
  </w:style>
  <w:style w:type="paragraph" w:customStyle="1" w:styleId="Release">
    <w:name w:val="Release"/>
    <w:basedOn w:val="Titre1"/>
    <w:rsid w:val="002F7478"/>
    <w:pPr>
      <w:keepLines/>
      <w:widowControl/>
      <w:spacing w:before="240"/>
    </w:pPr>
    <w:rPr>
      <w:rFonts w:cs="Times New Roman"/>
      <w:sz w:val="24"/>
    </w:rPr>
  </w:style>
  <w:style w:type="character" w:styleId="lev">
    <w:name w:val="Strong"/>
    <w:qFormat/>
    <w:rsid w:val="002F7478"/>
    <w:rPr>
      <w:b/>
      <w:bCs/>
    </w:rPr>
  </w:style>
  <w:style w:type="paragraph" w:styleId="Listepuces4">
    <w:name w:val="List Bullet 4"/>
    <w:basedOn w:val="Normal"/>
    <w:rsid w:val="00B33B6B"/>
    <w:pPr>
      <w:numPr>
        <w:ilvl w:val="3"/>
        <w:numId w:val="2"/>
      </w:numPr>
    </w:pPr>
  </w:style>
  <w:style w:type="paragraph" w:styleId="Listepuces5">
    <w:name w:val="List Bullet 5"/>
    <w:basedOn w:val="Normal"/>
    <w:rsid w:val="00B33B6B"/>
    <w:pPr>
      <w:numPr>
        <w:ilvl w:val="4"/>
        <w:numId w:val="2"/>
      </w:numPr>
    </w:pPr>
  </w:style>
  <w:style w:type="paragraph" w:customStyle="1" w:styleId="Linesofcode">
    <w:name w:val="Lines of code"/>
    <w:basedOn w:val="Normal"/>
    <w:rsid w:val="00B33B6B"/>
    <w:pPr>
      <w:spacing w:before="40" w:after="40"/>
      <w:ind w:left="720"/>
    </w:pPr>
    <w:rPr>
      <w:rFonts w:ascii="Courier New" w:hAnsi="Courier New" w:cs="Times New Roman"/>
      <w:snapToGrid w:val="0"/>
      <w:sz w:val="18"/>
      <w:szCs w:val="20"/>
      <w:lang w:val="en-US" w:eastAsia="de-DE"/>
    </w:rPr>
  </w:style>
  <w:style w:type="paragraph" w:styleId="TM3">
    <w:name w:val="toc 3"/>
    <w:basedOn w:val="Normal"/>
    <w:next w:val="Normal"/>
    <w:autoRedefine/>
    <w:semiHidden/>
    <w:rsid w:val="00B33B6B"/>
    <w:pPr>
      <w:ind w:left="400"/>
    </w:pPr>
  </w:style>
  <w:style w:type="paragraph" w:styleId="Liste4">
    <w:name w:val="List 4"/>
    <w:basedOn w:val="Normal"/>
    <w:next w:val="Liste"/>
    <w:rsid w:val="00977628"/>
    <w:pPr>
      <w:spacing w:after="0"/>
      <w:ind w:left="432" w:hanging="432"/>
    </w:pPr>
    <w:rPr>
      <w:sz w:val="2"/>
    </w:rPr>
  </w:style>
  <w:style w:type="paragraph" w:styleId="Liste5">
    <w:name w:val="List 5"/>
    <w:basedOn w:val="Normal"/>
    <w:next w:val="Liste2"/>
    <w:rsid w:val="00977628"/>
    <w:pPr>
      <w:spacing w:after="0"/>
      <w:ind w:left="432" w:hanging="432"/>
    </w:pPr>
    <w:rPr>
      <w:sz w:val="2"/>
    </w:rPr>
  </w:style>
  <w:style w:type="paragraph" w:styleId="Listenumros4">
    <w:name w:val="List Number 4"/>
    <w:basedOn w:val="Normal"/>
    <w:rsid w:val="00977628"/>
    <w:pPr>
      <w:numPr>
        <w:numId w:val="1"/>
      </w:numPr>
      <w:spacing w:before="0" w:after="0"/>
    </w:pPr>
    <w:rPr>
      <w:sz w:val="2"/>
    </w:rPr>
  </w:style>
  <w:style w:type="paragraph" w:styleId="Listenumros5">
    <w:name w:val="List Number 5"/>
    <w:basedOn w:val="Normal"/>
    <w:rsid w:val="00977628"/>
    <w:pPr>
      <w:numPr>
        <w:ilvl w:val="2"/>
        <w:numId w:val="1"/>
      </w:numPr>
      <w:spacing w:before="0" w:after="0"/>
    </w:pPr>
    <w:rPr>
      <w:sz w:val="2"/>
    </w:rPr>
  </w:style>
  <w:style w:type="paragraph" w:styleId="Notedebasdepage">
    <w:name w:val="footnote text"/>
    <w:basedOn w:val="Normal"/>
    <w:semiHidden/>
    <w:rsid w:val="00B66AB0"/>
    <w:pPr>
      <w:suppressAutoHyphens/>
      <w:spacing w:before="120" w:after="0"/>
    </w:pPr>
    <w:rPr>
      <w:rFonts w:cs="Times New Roman"/>
      <w:szCs w:val="20"/>
      <w:lang w:val="en-US" w:eastAsia="en-US"/>
    </w:rPr>
  </w:style>
  <w:style w:type="character" w:styleId="Appelnotedebasdep">
    <w:name w:val="footnote reference"/>
    <w:semiHidden/>
    <w:rsid w:val="00B66AB0"/>
    <w:rPr>
      <w:vertAlign w:val="superscript"/>
    </w:rPr>
  </w:style>
  <w:style w:type="character" w:styleId="Marquedecommentaire">
    <w:name w:val="annotation reference"/>
    <w:semiHidden/>
    <w:rsid w:val="0097003F"/>
    <w:rPr>
      <w:sz w:val="16"/>
      <w:szCs w:val="16"/>
    </w:rPr>
  </w:style>
  <w:style w:type="character" w:customStyle="1" w:styleId="PieddepageCar">
    <w:name w:val="Pied de page Car"/>
    <w:link w:val="Pieddepage"/>
    <w:uiPriority w:val="99"/>
    <w:rsid w:val="0097003F"/>
    <w:rPr>
      <w:rFonts w:ascii="Arial" w:hAnsi="Arial" w:cs="Arial"/>
      <w:lang w:val="de-DE" w:eastAsia="en-US" w:bidi="ar-SA"/>
    </w:rPr>
  </w:style>
  <w:style w:type="character" w:styleId="Numrodepage">
    <w:name w:val="page number"/>
    <w:basedOn w:val="Policepardfaut"/>
    <w:rsid w:val="00081BFE"/>
  </w:style>
  <w:style w:type="paragraph" w:styleId="Textedebulles">
    <w:name w:val="Balloon Text"/>
    <w:basedOn w:val="Normal"/>
    <w:semiHidden/>
    <w:rsid w:val="00B62E6E"/>
    <w:rPr>
      <w:rFonts w:ascii="Tahoma" w:hAnsi="Tahoma" w:cs="Tahoma"/>
      <w:sz w:val="16"/>
      <w:szCs w:val="16"/>
    </w:rPr>
  </w:style>
  <w:style w:type="character" w:styleId="Lienhypertextesuivivisit">
    <w:name w:val="FollowedHyperlink"/>
    <w:rsid w:val="00D16C7B"/>
    <w:rPr>
      <w:color w:val="000080"/>
      <w:u w:val="single"/>
    </w:rPr>
  </w:style>
  <w:style w:type="paragraph" w:styleId="Commentaire">
    <w:name w:val="annotation text"/>
    <w:basedOn w:val="Normal"/>
    <w:semiHidden/>
    <w:rsid w:val="001F68D8"/>
    <w:rPr>
      <w:szCs w:val="20"/>
    </w:rPr>
  </w:style>
  <w:style w:type="paragraph" w:styleId="Objetducommentaire">
    <w:name w:val="annotation subject"/>
    <w:basedOn w:val="Commentaire"/>
    <w:next w:val="Commentaire"/>
    <w:semiHidden/>
    <w:rsid w:val="001F68D8"/>
    <w:rPr>
      <w:b/>
      <w:bCs/>
    </w:rPr>
  </w:style>
  <w:style w:type="character" w:customStyle="1" w:styleId="Titre1Car">
    <w:name w:val="Titre 1 Car"/>
    <w:link w:val="Titre1"/>
    <w:rsid w:val="008C1138"/>
    <w:rPr>
      <w:rFonts w:ascii="Arial" w:hAnsi="Arial" w:cs="Arial"/>
      <w:b/>
      <w:color w:val="000080"/>
      <w:sz w:val="36"/>
      <w:lang w:val="de-DE" w:eastAsia="en-US" w:bidi="ar-SA"/>
    </w:rPr>
  </w:style>
  <w:style w:type="character" w:customStyle="1" w:styleId="Titre3Car">
    <w:name w:val="Titre 3 Car"/>
    <w:link w:val="Titre3"/>
    <w:rsid w:val="008C1138"/>
    <w:rPr>
      <w:rFonts w:ascii="Arial" w:hAnsi="Arial" w:cs="Arial"/>
      <w:b/>
      <w:color w:val="000080"/>
      <w:sz w:val="28"/>
      <w:lang w:val="de-DE" w:eastAsia="en-US" w:bidi="ar-SA"/>
    </w:rPr>
  </w:style>
  <w:style w:type="paragraph" w:customStyle="1" w:styleId="TableText0">
    <w:name w:val="TableText"/>
    <w:basedOn w:val="Normal"/>
    <w:rsid w:val="008C1138"/>
    <w:pPr>
      <w:spacing w:before="120" w:after="80" w:line="240" w:lineRule="exact"/>
      <w:ind w:left="144" w:right="144"/>
    </w:pPr>
    <w:rPr>
      <w:rFonts w:ascii="Century Gothic" w:hAnsi="Century Gothic" w:cs="Times New Roman"/>
      <w:szCs w:val="20"/>
      <w:lang w:val="en-US" w:eastAsia="en-US"/>
    </w:rPr>
  </w:style>
  <w:style w:type="paragraph" w:styleId="Corpsdetexte">
    <w:name w:val="Body Text"/>
    <w:basedOn w:val="Normal"/>
    <w:link w:val="CorpsdetexteCar"/>
    <w:uiPriority w:val="1"/>
    <w:qFormat/>
    <w:rsid w:val="003F5594"/>
    <w:pPr>
      <w:widowControl w:val="0"/>
      <w:autoSpaceDE w:val="0"/>
      <w:autoSpaceDN w:val="0"/>
      <w:spacing w:before="0" w:after="0"/>
    </w:pPr>
    <w:rPr>
      <w:rFonts w:eastAsia="Arial"/>
      <w:szCs w:val="20"/>
      <w:lang w:val="fr-FR" w:eastAsia="en-US"/>
    </w:rPr>
  </w:style>
  <w:style w:type="character" w:customStyle="1" w:styleId="CorpsdetexteCar">
    <w:name w:val="Corps de texte Car"/>
    <w:link w:val="Corpsdetexte"/>
    <w:uiPriority w:val="1"/>
    <w:rsid w:val="003F5594"/>
    <w:rPr>
      <w:rFonts w:ascii="Arial" w:eastAsia="Arial" w:hAnsi="Arial" w:cs="Arial"/>
      <w:lang w:eastAsia="en-US"/>
    </w:rPr>
  </w:style>
  <w:style w:type="paragraph" w:styleId="Paragraphedeliste">
    <w:name w:val="List Paragraph"/>
    <w:aliases w:val="Puces,lp1,List Paragraph1,lp11,List Paragraph11,Table Number Paragraph,Bullet List,FooterText,numbered,Paragraphe de liste1,Bulletr List Paragraph,列出段落,列出段落1,Listeafsnit1,Parágrafo da Lista1,Bullet list,Párrafo de lista1,リスト段落1,Foot"/>
    <w:basedOn w:val="Normal"/>
    <w:link w:val="ParagraphedelisteCar"/>
    <w:uiPriority w:val="34"/>
    <w:qFormat/>
    <w:rsid w:val="00A23CB4"/>
    <w:pPr>
      <w:widowControl w:val="0"/>
      <w:autoSpaceDE w:val="0"/>
      <w:autoSpaceDN w:val="0"/>
      <w:spacing w:before="0" w:after="0"/>
      <w:ind w:left="922" w:hanging="348"/>
    </w:pPr>
    <w:rPr>
      <w:rFonts w:eastAsia="Arial"/>
      <w:sz w:val="22"/>
      <w:szCs w:val="22"/>
      <w:lang w:val="fr-FR" w:eastAsia="en-US"/>
    </w:rPr>
  </w:style>
  <w:style w:type="table" w:customStyle="1" w:styleId="TableNormal1">
    <w:name w:val="Table Normal1"/>
    <w:uiPriority w:val="2"/>
    <w:semiHidden/>
    <w:unhideWhenUsed/>
    <w:qFormat/>
    <w:rsid w:val="00A23CB4"/>
    <w:pPr>
      <w:widowControl w:val="0"/>
      <w:autoSpaceDE w:val="0"/>
      <w:autoSpaceDN w:val="0"/>
    </w:pPr>
    <w:rPr>
      <w:rFonts w:ascii="Calibri" w:eastAsia="Calibri" w:hAnsi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A23CB4"/>
    <w:pPr>
      <w:widowControl w:val="0"/>
      <w:autoSpaceDE w:val="0"/>
      <w:autoSpaceDN w:val="0"/>
      <w:spacing w:before="119" w:after="0"/>
    </w:pPr>
    <w:rPr>
      <w:rFonts w:eastAsia="Arial"/>
      <w:sz w:val="22"/>
      <w:szCs w:val="22"/>
      <w:lang w:val="fr-FR" w:eastAsia="en-US"/>
    </w:rPr>
  </w:style>
  <w:style w:type="table" w:styleId="Grilledutableau">
    <w:name w:val="Table Grid"/>
    <w:basedOn w:val="TableauNormal"/>
    <w:uiPriority w:val="39"/>
    <w:rsid w:val="00A23C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8C08D4"/>
    <w:pPr>
      <w:keepLines/>
      <w:widowControl/>
      <w:spacing w:before="240" w:after="0" w:line="259" w:lineRule="auto"/>
      <w:outlineLvl w:val="9"/>
    </w:pPr>
    <w:rPr>
      <w:rFonts w:ascii="Calibri Light" w:hAnsi="Calibri Light" w:cs="Times New Roman"/>
      <w:b w:val="0"/>
      <w:color w:val="2E74B5"/>
      <w:sz w:val="32"/>
      <w:szCs w:val="32"/>
      <w:lang w:val="en-US"/>
    </w:rPr>
  </w:style>
  <w:style w:type="character" w:customStyle="1" w:styleId="ParagraphedelisteCar">
    <w:name w:val="Paragraphe de liste Car"/>
    <w:aliases w:val="Puces Car,lp1 Car,List Paragraph1 Car,lp11 Car,List Paragraph11 Car,Table Number Paragraph Car,Bullet List Car,FooterText Car,numbered Car,Paragraphe de liste1 Car,Bulletr List Paragraph Car,列出段落 Car,列出段落1 Car,Listeafsnit1 Car"/>
    <w:basedOn w:val="Policepardfaut"/>
    <w:link w:val="Paragraphedeliste"/>
    <w:uiPriority w:val="34"/>
    <w:rsid w:val="006A3FF6"/>
    <w:rPr>
      <w:rFonts w:ascii="Arial" w:eastAsia="Arial" w:hAnsi="Arial" w:cs="Arial"/>
      <w:sz w:val="22"/>
      <w:szCs w:val="22"/>
      <w:lang w:eastAsia="en-US"/>
    </w:rPr>
  </w:style>
  <w:style w:type="paragraph" w:customStyle="1" w:styleId="Normal-retrait">
    <w:name w:val="Normal-retrait"/>
    <w:rsid w:val="00ED60C8"/>
    <w:pPr>
      <w:keepLines/>
      <w:ind w:left="993"/>
      <w:jc w:val="both"/>
    </w:pPr>
    <w:rPr>
      <w:rFonts w:ascii="Arial" w:hAnsi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0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002957\My%20Documents\0%20Templates\2006%20TEMPLATES\B1_2006_Statement_of_Direction_TEMPLAT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8A252-C47C-46A5-B5C0-D63AF3C85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B1_2006_Statement_of_Direction_TEMPLATE</Template>
  <TotalTime>6</TotalTime>
  <Pages>1</Pages>
  <Words>1724</Words>
  <Characters>9486</Characters>
  <Application>Microsoft Office Word</Application>
  <DocSecurity>0</DocSecurity>
  <Lines>79</Lines>
  <Paragraphs>22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SAP Business One 2006 - Solution of Direction</vt:lpstr>
      <vt:lpstr>SAP Business One 2006 - Solution of Direction</vt:lpstr>
    </vt:vector>
  </TitlesOfParts>
  <Company>SAP</Company>
  <LinksUpToDate>false</LinksUpToDate>
  <CharactersWithSpaces>11188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SAP Business One 2006 - Solution of Direction</dc:title>
  <dc:creator>DLG&amp;CO</dc:creator>
  <cp:lastModifiedBy>Dlg Dlg</cp:lastModifiedBy>
  <cp:revision>4</cp:revision>
  <dcterms:created xsi:type="dcterms:W3CDTF">2022-02-21T13:36:00Z</dcterms:created>
  <dcterms:modified xsi:type="dcterms:W3CDTF">2022-02-21T13:40:00Z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cludesNewSAPStyles">
    <vt:lpwstr>True</vt:lpwstr>
  </property>
  <property fmtid="{D5CDD505-2E9C-101B-9397-08002B2CF9AE}" pid="3" name="LatestChangesByWordVersion">
    <vt:lpwstr>9.0</vt:lpwstr>
  </property>
  <property fmtid="{D5CDD505-2E9C-101B-9397-08002B2CF9AE}" pid="4" name="_NewReviewCycle">
    <vt:lpwstr/>
  </property>
  <property fmtid="{D5CDD505-2E9C-101B-9397-08002B2CF9AE}" pid="5" name="_AdHocReviewCycleID">
    <vt:i4>1456882330</vt:i4>
  </property>
  <property fmtid="{D5CDD505-2E9C-101B-9397-08002B2CF9AE}" pid="6" name="_EmailSubject">
    <vt:lpwstr>SAP Business One SoD - 16026</vt:lpwstr>
  </property>
  <property fmtid="{D5CDD505-2E9C-101B-9397-08002B2CF9AE}" pid="7" name="_AuthorEmail">
    <vt:lpwstr>markus.fuchs@sap.com</vt:lpwstr>
  </property>
  <property fmtid="{D5CDD505-2E9C-101B-9397-08002B2CF9AE}" pid="8" name="_AuthorEmailDisplayName">
    <vt:lpwstr>Fuchs, Markus</vt:lpwstr>
  </property>
  <property fmtid="{D5CDD505-2E9C-101B-9397-08002B2CF9AE}" pid="9" name="_ReviewingToolsShownOnce">
    <vt:lpwstr/>
  </property>
</Properties>
</file>